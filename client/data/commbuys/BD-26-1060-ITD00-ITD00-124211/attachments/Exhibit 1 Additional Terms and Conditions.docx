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E7CB" w14:textId="77777777" w:rsidR="004B5EBF" w:rsidRDefault="004B5EBF" w:rsidP="00076901">
      <w:bookmarkStart w:id="0" w:name="_Toc199490085"/>
    </w:p>
    <w:p w14:paraId="4101E7CC" w14:textId="1DFE1D93" w:rsidR="004B5EBF" w:rsidRPr="00EB56D7" w:rsidRDefault="00017E0D" w:rsidP="00EB56D7">
      <w:pPr>
        <w:pStyle w:val="Title"/>
      </w:pPr>
      <w:r w:rsidRPr="00EB56D7">
        <w:t xml:space="preserve">Exhibit </w:t>
      </w:r>
      <w:r>
        <w:t>1</w:t>
      </w:r>
      <w:r w:rsidRPr="00EB56D7">
        <w:t>: Additional Terms and Conditions</w:t>
      </w:r>
    </w:p>
    <w:bookmarkEnd w:id="0"/>
    <w:p w14:paraId="4101E7CD" w14:textId="77777777" w:rsidR="004B5EBF" w:rsidRPr="00EB56D7" w:rsidRDefault="00017E0D" w:rsidP="00EB56D7">
      <w:pPr>
        <w:pStyle w:val="Heading1"/>
      </w:pPr>
      <w:r w:rsidRPr="00EB56D7">
        <w:t>Data Ownership</w:t>
      </w:r>
    </w:p>
    <w:p w14:paraId="4101E7CE" w14:textId="2251FAE6" w:rsidR="004B5EBF" w:rsidRPr="00001A3E" w:rsidRDefault="00017E0D" w:rsidP="00001A3E">
      <w:pPr>
        <w:pStyle w:val="HeadText1"/>
      </w:pPr>
      <w:bookmarkStart w:id="1" w:name="_Hlk31103973"/>
      <w:r w:rsidRPr="00001A3E">
        <w:t xml:space="preserve">The Eligible Entity retains full </w:t>
      </w:r>
      <w:proofErr w:type="gramStart"/>
      <w:r w:rsidRPr="00001A3E">
        <w:t>right</w:t>
      </w:r>
      <w:proofErr w:type="gramEnd"/>
      <w:r w:rsidRPr="00001A3E">
        <w:t xml:space="preserve">, </w:t>
      </w:r>
      <w:proofErr w:type="gramStart"/>
      <w:r w:rsidRPr="00001A3E">
        <w:t>title</w:t>
      </w:r>
      <w:proofErr w:type="gramEnd"/>
      <w:r w:rsidRPr="00001A3E">
        <w:t xml:space="preserve"> and interest in any data it provides to Contractor and any data derived therefrom, including metadata. The Contractor shall not access Eligible Entity user accounts or Eligible Entity data, except (1) in the course of data center operations, (2) in response to service or technical issues, (3) as required by the express terms of </w:t>
      </w:r>
      <w:r w:rsidR="00E6460D" w:rsidRPr="00E6460D">
        <w:t>RFR-27-04282</w:t>
      </w:r>
      <w:r w:rsidRPr="00001A3E">
        <w:t xml:space="preserve">, (4) as required by the express terms of an agreement between the Eligible Entity and Contractor placed under, and subject to, </w:t>
      </w:r>
      <w:r w:rsidR="00E6460D" w:rsidRPr="00E6460D">
        <w:t>RFR-27-04282</w:t>
      </w:r>
      <w:r w:rsidRPr="00001A3E">
        <w:t xml:space="preserve"> (an “</w:t>
      </w:r>
      <w:r w:rsidR="00E6460D" w:rsidRPr="00E6460D">
        <w:t>RFR-27-04282</w:t>
      </w:r>
      <w:r w:rsidRPr="00001A3E">
        <w:t xml:space="preserve"> Order”), or (5) at the Eligible Entity’s written request.</w:t>
      </w:r>
      <w:bookmarkEnd w:id="1"/>
    </w:p>
    <w:p w14:paraId="4101E7CF" w14:textId="6BF6EFAA" w:rsidR="004B5EBF" w:rsidRPr="00001A3E" w:rsidRDefault="00017E0D" w:rsidP="00001A3E">
      <w:pPr>
        <w:pStyle w:val="HeadText1"/>
      </w:pPr>
      <w:proofErr w:type="gramStart"/>
      <w:r w:rsidRPr="00001A3E">
        <w:t>Contractor</w:t>
      </w:r>
      <w:proofErr w:type="gramEnd"/>
      <w:r w:rsidRPr="00001A3E">
        <w:t xml:space="preserve"> </w:t>
      </w:r>
      <w:proofErr w:type="gramStart"/>
      <w:r w:rsidRPr="00001A3E">
        <w:t>shall</w:t>
      </w:r>
      <w:proofErr w:type="gramEnd"/>
      <w:r w:rsidRPr="00001A3E">
        <w:t xml:space="preserve"> not collect, access, or use user-specific Eligible Entity Data except as strictly necessary to provide Service to the Eligible Entity. No information regarding an Eligible Entity’s use of the Service may be shared, disclosed, provided, rented or sold to any third party for any reason unless required by law or regulation or by an order of a court of competent jurisdiction. This obligation shall survive and extend beyond the term of </w:t>
      </w:r>
      <w:r w:rsidR="00E6460D" w:rsidRPr="00E6460D">
        <w:t>RFR-27-04282</w:t>
      </w:r>
      <w:r w:rsidRPr="00001A3E">
        <w:t>.</w:t>
      </w:r>
    </w:p>
    <w:p w14:paraId="4101E7D0" w14:textId="77777777" w:rsidR="004B5EBF" w:rsidRPr="00EB56D7" w:rsidRDefault="00017E0D" w:rsidP="00EB56D7">
      <w:pPr>
        <w:pStyle w:val="Heading1"/>
      </w:pPr>
      <w:r w:rsidRPr="00EB56D7">
        <w:t>Privacy and Security requirements</w:t>
      </w:r>
    </w:p>
    <w:p w14:paraId="4101E7D1" w14:textId="77777777" w:rsidR="004B5EBF" w:rsidRDefault="00017E0D" w:rsidP="00EB56D7">
      <w:pPr>
        <w:pStyle w:val="Heading2"/>
      </w:pPr>
      <w:r w:rsidRPr="00EB56D7">
        <w:t>Encryption &amp; Audit Trail</w:t>
      </w:r>
    </w:p>
    <w:p w14:paraId="4101E7D2" w14:textId="77777777" w:rsidR="004B5EBF" w:rsidRPr="00001A3E" w:rsidRDefault="00017E0D" w:rsidP="00001A3E">
      <w:pPr>
        <w:pStyle w:val="HeadText2"/>
      </w:pPr>
      <w:r w:rsidRPr="00001A3E">
        <w:t xml:space="preserve">Contractor must (i) ensure that all Eligible Entity data is encrypted while at rest; and (ii) maintain an audit trail that will permit the Eligible Entity to determine if there has been any unauthorized access to or disclosure of personal information.  </w:t>
      </w:r>
    </w:p>
    <w:p w14:paraId="4101E7D3" w14:textId="77777777" w:rsidR="004B5EBF" w:rsidRPr="00716496" w:rsidRDefault="00017E0D" w:rsidP="00EB56D7">
      <w:pPr>
        <w:pStyle w:val="Heading2"/>
      </w:pPr>
      <w:r>
        <w:t>Third Parties</w:t>
      </w:r>
    </w:p>
    <w:p w14:paraId="4101E7D4" w14:textId="77777777" w:rsidR="004B5EBF" w:rsidRPr="00EB56D7" w:rsidRDefault="00017E0D" w:rsidP="00001A3E">
      <w:pPr>
        <w:pStyle w:val="HeadText2"/>
      </w:pPr>
      <w:r w:rsidRPr="00EB56D7">
        <w:t xml:space="preserve">Contractor agrees to select and monitor any third </w:t>
      </w:r>
      <w:proofErr w:type="gramStart"/>
      <w:r w:rsidRPr="00EB56D7">
        <w:t>parties</w:t>
      </w:r>
      <w:proofErr w:type="gramEnd"/>
      <w:r w:rsidRPr="00EB56D7">
        <w:t xml:space="preserve"> involved in the providing of </w:t>
      </w:r>
      <w:proofErr w:type="gramStart"/>
      <w:r w:rsidRPr="00EB56D7">
        <w:t>the Cloud</w:t>
      </w:r>
      <w:proofErr w:type="gramEnd"/>
      <w:r w:rsidRPr="00EB56D7">
        <w:t xml:space="preserve"> Services, including but not limited to subcontractors, in compliance with all applicable laws in the locality where the data is processed, stored and transmitted.  Contractor will ensure that all such third parties are contractually obligated to carry such insurance (from a licensed insurance provider, not through self-insurance) as is typical for the type of services they may provide.</w:t>
      </w:r>
    </w:p>
    <w:p w14:paraId="4101E7D5" w14:textId="77777777" w:rsidR="004B5EBF" w:rsidRPr="00EB56D7" w:rsidRDefault="00017E0D" w:rsidP="00001A3E">
      <w:pPr>
        <w:pStyle w:val="HeadText2"/>
      </w:pPr>
      <w:r w:rsidRPr="00EB56D7">
        <w:t xml:space="preserve">Contractor agrees that it will not give third parties access to Eligible Entity data without first receiving written permission from the Eligible Entity to allow such access in advance, except in cases where third party access to Eligible Entity data is required </w:t>
      </w:r>
      <w:proofErr w:type="gramStart"/>
      <w:r w:rsidRPr="00EB56D7">
        <w:t>in order to</w:t>
      </w:r>
      <w:proofErr w:type="gramEnd"/>
      <w:r w:rsidRPr="00EB56D7">
        <w:t xml:space="preserve"> address an emergency.  Contractor will provide written notice to the Eligible Entity no more than 24 hours after such emergency third party access is provided.</w:t>
      </w:r>
    </w:p>
    <w:p w14:paraId="4101E7D6" w14:textId="77777777" w:rsidR="004B5EBF" w:rsidRDefault="00017E0D" w:rsidP="00EB56D7">
      <w:pPr>
        <w:pStyle w:val="Heading2"/>
      </w:pPr>
      <w:r>
        <w:t>Security Controls</w:t>
      </w:r>
    </w:p>
    <w:p w14:paraId="4101E7D7" w14:textId="77777777" w:rsidR="004B5EBF" w:rsidRPr="00001A3E" w:rsidRDefault="00017E0D" w:rsidP="00001A3E">
      <w:pPr>
        <w:pStyle w:val="HeadText2"/>
      </w:pPr>
      <w:r w:rsidRPr="00001A3E">
        <w:t xml:space="preserve">Contractor shall provide (1) proof of its certification to meet NIST's "Recommended Security Controls for Federal Information systems and Organizations” (SP 800-53 Rev. 5) </w:t>
      </w:r>
      <w:proofErr w:type="gramStart"/>
      <w:r w:rsidRPr="00001A3E">
        <w:t>or,</w:t>
      </w:r>
      <w:proofErr w:type="gramEnd"/>
      <w:r w:rsidRPr="00001A3E">
        <w:t xml:space="preserve"> (2) if Contractor is not certified, an attestation that Contractor has met the same level of security controls.</w:t>
      </w:r>
    </w:p>
    <w:p w14:paraId="4101E7D8" w14:textId="77777777" w:rsidR="004B5EBF" w:rsidRPr="001F780E" w:rsidRDefault="00017E0D" w:rsidP="00EB56D7">
      <w:pPr>
        <w:pStyle w:val="Heading1"/>
      </w:pPr>
      <w:r w:rsidRPr="001F780E">
        <w:t>Security Incident or Data Breach Notification</w:t>
      </w:r>
    </w:p>
    <w:p w14:paraId="4101E7D9" w14:textId="77777777" w:rsidR="004B5EBF" w:rsidRPr="00716496" w:rsidRDefault="00017E0D" w:rsidP="00EB56D7">
      <w:pPr>
        <w:pStyle w:val="Heading2"/>
      </w:pPr>
      <w:r w:rsidRPr="00716496">
        <w:t xml:space="preserve">Security Incident </w:t>
      </w:r>
      <w:r>
        <w:t xml:space="preserve">and Data Breach </w:t>
      </w:r>
      <w:r w:rsidRPr="00716496">
        <w:t>Reporting Requirements</w:t>
      </w:r>
    </w:p>
    <w:p w14:paraId="4101E7DA" w14:textId="77777777" w:rsidR="004B5EBF" w:rsidRDefault="00017E0D" w:rsidP="00001A3E">
      <w:pPr>
        <w:pStyle w:val="HeadText2"/>
      </w:pPr>
      <w:r>
        <w:t>If Contractor knows or has reason to know of a security incident or data breach that may affect the security of Eligible Entity data, Contractor shall notify such Eligible Entity as soon as practicable from the date of the security incident or data breach, and in no event more than twenty four (24) hours, and shall cooperated with the Eligible Entity to meet any requirements under applicable state or federal law.</w:t>
      </w:r>
    </w:p>
    <w:p w14:paraId="4101E7DD" w14:textId="44551681" w:rsidR="004B5EBF" w:rsidRDefault="00017E0D" w:rsidP="00001A3E">
      <w:pPr>
        <w:pStyle w:val="HeadText2"/>
      </w:pPr>
      <w:r>
        <w:t>In the event of a security incident or data breach, Contractor will take commercially reasonable steps to mitigate the effects, to resolve the security incident or data breach in a timely manner, and to put measures in place to prevent the recurrence of similar security incidents or breaches in the future.</w:t>
      </w:r>
    </w:p>
    <w:p w14:paraId="4101E7DE" w14:textId="77777777" w:rsidR="004B5EBF" w:rsidRPr="00716496" w:rsidRDefault="00017E0D" w:rsidP="00EB56D7">
      <w:pPr>
        <w:pStyle w:val="Heading2"/>
      </w:pPr>
      <w:r w:rsidRPr="00716496">
        <w:t>Incident Response</w:t>
      </w:r>
    </w:p>
    <w:p w14:paraId="4101E7DF" w14:textId="1BD8E82C" w:rsidR="004B5EBF" w:rsidRPr="00716496" w:rsidRDefault="00017E0D" w:rsidP="00001A3E">
      <w:pPr>
        <w:pStyle w:val="HeadText2"/>
      </w:pPr>
      <w:proofErr w:type="gramStart"/>
      <w:r w:rsidRPr="00716496">
        <w:t>Contractor</w:t>
      </w:r>
      <w:proofErr w:type="gramEnd"/>
      <w:r w:rsidRPr="00716496">
        <w:t xml:space="preserve"> may need to communicate with outside parties regarding a security incident</w:t>
      </w:r>
      <w:r>
        <w:t xml:space="preserve"> or data breach</w:t>
      </w:r>
      <w:r w:rsidRPr="00716496">
        <w:t xml:space="preserve">, which </w:t>
      </w:r>
      <w:r w:rsidRPr="00716496">
        <w:lastRenderedPageBreak/>
        <w:t xml:space="preserve">may include contacting law enforcement, fielding media inquiries and seeking external expertise as mutually agreed upon, defined by law or contained in the </w:t>
      </w:r>
      <w:r w:rsidR="00E6460D" w:rsidRPr="00E6460D">
        <w:t>RFR-27-04282</w:t>
      </w:r>
      <w:r>
        <w:t xml:space="preserve"> Order</w:t>
      </w:r>
      <w:r w:rsidRPr="00716496">
        <w:t xml:space="preserve">. Discussing </w:t>
      </w:r>
      <w:r>
        <w:t xml:space="preserve">a </w:t>
      </w:r>
      <w:r w:rsidRPr="00716496">
        <w:t xml:space="preserve">security incident </w:t>
      </w:r>
      <w:r>
        <w:t xml:space="preserve">or data breach </w:t>
      </w:r>
      <w:r w:rsidRPr="00716496">
        <w:t xml:space="preserve">with the </w:t>
      </w:r>
      <w:r>
        <w:t>Eligible</w:t>
      </w:r>
      <w:r w:rsidRPr="00716496">
        <w:t xml:space="preserve"> Entity should be handled on an urgent as-needed basis, as part of Contractor’s communication and mitigation processes as mutually agreed upon, defined by law or contained in </w:t>
      </w:r>
      <w:r w:rsidR="00E6460D" w:rsidRPr="00E6460D">
        <w:t>RFR-27-04282</w:t>
      </w:r>
      <w:r w:rsidRPr="00716496">
        <w:t>.</w:t>
      </w:r>
    </w:p>
    <w:p w14:paraId="4101E7E0" w14:textId="77777777" w:rsidR="004B5EBF" w:rsidRPr="00716496" w:rsidRDefault="00017E0D" w:rsidP="00EB56D7">
      <w:pPr>
        <w:pStyle w:val="Heading2"/>
      </w:pPr>
      <w:r>
        <w:t xml:space="preserve">Security Incident and Data </w:t>
      </w:r>
      <w:r w:rsidRPr="00716496">
        <w:t xml:space="preserve">Breach </w:t>
      </w:r>
      <w:r>
        <w:t>Notices</w:t>
      </w:r>
    </w:p>
    <w:p w14:paraId="4101E7E1" w14:textId="77777777" w:rsidR="004B5EBF" w:rsidRPr="00716496" w:rsidRDefault="00017E0D" w:rsidP="00001A3E">
      <w:pPr>
        <w:pStyle w:val="HeadText2"/>
      </w:pPr>
      <w:r>
        <w:t>If requested by the Eligible Entity, or if required by applicable federal or state law (including without limitation M.G.L. c. 93H), Contractor will provide notice as soon as practicable to those individuals whose data was affected or may have been affected by a security incident or data breach. If the security incident or data breach is due to the negligence of the Contractor, Contractor shall provide all requested and/or required notices at its sole expense.</w:t>
      </w:r>
    </w:p>
    <w:p w14:paraId="4101E7E2" w14:textId="77777777" w:rsidR="004B5EBF" w:rsidRDefault="00017E0D" w:rsidP="00EB56D7">
      <w:pPr>
        <w:pStyle w:val="Heading1"/>
      </w:pPr>
      <w:r w:rsidRPr="001F780E">
        <w:t>Personal Data Breach Responsibilities</w:t>
      </w:r>
    </w:p>
    <w:p w14:paraId="4101E7E3" w14:textId="77777777" w:rsidR="004B5EBF" w:rsidRPr="001F780E" w:rsidRDefault="00017E0D" w:rsidP="00001A3E">
      <w:pPr>
        <w:pStyle w:val="HeadText1"/>
      </w:pPr>
      <w:r>
        <w:t xml:space="preserve">Data Breach shall be defined as any unauthorized access to or disclosure of Eligible Entity data that includes Personal Data, </w:t>
      </w:r>
      <w:r w:rsidRPr="00197E19">
        <w:t>as defined in Mass.  Gen.  Laws c.  66A</w:t>
      </w:r>
      <w:r>
        <w:t xml:space="preserve">. </w:t>
      </w:r>
      <w:r w:rsidRPr="001F780E">
        <w:t>This section only applies when a Data Breach occurs with</w:t>
      </w:r>
      <w:r>
        <w:t xml:space="preserve"> </w:t>
      </w:r>
      <w:r w:rsidRPr="001F780E">
        <w:t>respect to Personal Data within the possession or control of the Contractor.</w:t>
      </w:r>
    </w:p>
    <w:p w14:paraId="4101E7E4" w14:textId="77777777" w:rsidR="004B5EBF" w:rsidRPr="001F780E" w:rsidRDefault="00017E0D" w:rsidP="00001A3E">
      <w:pPr>
        <w:pStyle w:val="ListParagraph"/>
        <w:ind w:left="720"/>
      </w:pPr>
      <w:r w:rsidRPr="001F780E">
        <w:t>a. The Contractor, unless stipulated otherwise, shall immediately notify the appropriate</w:t>
      </w:r>
      <w:r>
        <w:t xml:space="preserve"> Eligible</w:t>
      </w:r>
      <w:r w:rsidRPr="001F780E">
        <w:t xml:space="preserve"> Entity identified contact by telephone in accordance with </w:t>
      </w:r>
      <w:r>
        <w:t>an</w:t>
      </w:r>
      <w:r w:rsidRPr="001F780E">
        <w:t xml:space="preserve"> agreed upon security</w:t>
      </w:r>
      <w:r>
        <w:t xml:space="preserve"> </w:t>
      </w:r>
      <w:r w:rsidRPr="001F780E">
        <w:t xml:space="preserve">plan or security procedures if it reasonably believes there has been a </w:t>
      </w:r>
      <w:r>
        <w:t>Data Breach</w:t>
      </w:r>
      <w:r w:rsidRPr="001F780E">
        <w:t>.</w:t>
      </w:r>
      <w:r>
        <w:t xml:space="preserve">  The Contractor will promptly provide any additional information related to the Data Breach in its possession within 24 hours of a request for such information from the Eligible Entity.</w:t>
      </w:r>
    </w:p>
    <w:p w14:paraId="4101E7E5" w14:textId="77777777" w:rsidR="004B5EBF" w:rsidRPr="001F780E" w:rsidRDefault="00017E0D" w:rsidP="00001A3E">
      <w:pPr>
        <w:pStyle w:val="ListParagraph"/>
        <w:ind w:left="720"/>
      </w:pPr>
      <w:r w:rsidRPr="001F780E">
        <w:t>b.</w:t>
      </w:r>
      <w:r>
        <w:t xml:space="preserve"> </w:t>
      </w:r>
      <w:r w:rsidRPr="001F780E">
        <w:t xml:space="preserve">The Contractor shall (1) cooperate with the </w:t>
      </w:r>
      <w:r>
        <w:t>Eligible</w:t>
      </w:r>
      <w:r w:rsidRPr="001F780E">
        <w:t xml:space="preserve"> Entity as reasonably</w:t>
      </w:r>
      <w:r>
        <w:t xml:space="preserve"> </w:t>
      </w:r>
      <w:r w:rsidRPr="001F780E">
        <w:t xml:space="preserve">requested by the </w:t>
      </w:r>
      <w:r>
        <w:t>Eligible</w:t>
      </w:r>
      <w:r w:rsidRPr="001F780E">
        <w:t xml:space="preserve"> Entity to investigate and resolve the Data Breach, (2) promptly</w:t>
      </w:r>
      <w:r>
        <w:t xml:space="preserve"> </w:t>
      </w:r>
      <w:r w:rsidRPr="001F780E">
        <w:t>implement necessary remedial measures, if necessary, and (3) document responsive actions</w:t>
      </w:r>
      <w:r>
        <w:t xml:space="preserve"> </w:t>
      </w:r>
      <w:r w:rsidRPr="001F780E">
        <w:t>taken related to the Data Breach, including any post-incident review of events and actions taken</w:t>
      </w:r>
      <w:r>
        <w:t xml:space="preserve"> </w:t>
      </w:r>
      <w:r w:rsidRPr="001F780E">
        <w:t xml:space="preserve">to make changes in business practices in providing the </w:t>
      </w:r>
      <w:r>
        <w:t>Cloud S</w:t>
      </w:r>
      <w:r w:rsidRPr="001F780E">
        <w:t>ervices, if necessary.</w:t>
      </w:r>
    </w:p>
    <w:p w14:paraId="4101E7E6" w14:textId="77777777" w:rsidR="004B5EBF" w:rsidRPr="001F780E" w:rsidRDefault="00017E0D" w:rsidP="00001A3E">
      <w:pPr>
        <w:pStyle w:val="ListParagraph"/>
        <w:ind w:left="720"/>
      </w:pPr>
      <w:r w:rsidRPr="001F780E">
        <w:t>c. Unless otherwise stipulated, if a data breach is a direct result of Contractor’s breach of its</w:t>
      </w:r>
      <w:r>
        <w:t xml:space="preserve"> </w:t>
      </w:r>
      <w:r w:rsidRPr="001F780E">
        <w:t>contractual obligation to encrypt personal data or otherwise prevent its release as reasonably</w:t>
      </w:r>
      <w:r>
        <w:t xml:space="preserve"> </w:t>
      </w:r>
      <w:r w:rsidRPr="001F780E">
        <w:t xml:space="preserve">determined by the </w:t>
      </w:r>
      <w:r>
        <w:t>Eligible</w:t>
      </w:r>
      <w:r w:rsidRPr="001F780E">
        <w:t xml:space="preserve"> Entity, the Contractor shall bear the costs associated with (1) the</w:t>
      </w:r>
      <w:r>
        <w:t xml:space="preserve"> </w:t>
      </w:r>
      <w:r w:rsidRPr="001F780E">
        <w:t>investigation and resolution of the data breach; (2) notifications to individuals, regulators or</w:t>
      </w:r>
      <w:r>
        <w:t xml:space="preserve"> </w:t>
      </w:r>
      <w:r w:rsidRPr="001F780E">
        <w:t>others required by federal and state laws or as otherwise agreed to; (3) a credit monitoring</w:t>
      </w:r>
      <w:r>
        <w:t xml:space="preserve"> </w:t>
      </w:r>
      <w:r w:rsidRPr="001F780E">
        <w:t>service required by state (or federal) law or as otherwise agreed to; (4) a website or a toll-free</w:t>
      </w:r>
      <w:r>
        <w:t xml:space="preserve"> </w:t>
      </w:r>
      <w:r w:rsidRPr="001F780E">
        <w:t>number and call center for affected individuals required by federal and state laws — all not to</w:t>
      </w:r>
      <w:r>
        <w:t xml:space="preserve"> </w:t>
      </w:r>
      <w:r w:rsidRPr="001F780E">
        <w:t>exceed the average per record per person cost calculated for data breaches in the United States in the most recent Cost of Data Breach Study: Global</w:t>
      </w:r>
      <w:r>
        <w:t xml:space="preserve"> </w:t>
      </w:r>
      <w:r w:rsidRPr="001F780E">
        <w:t xml:space="preserve">Analysis published by the </w:t>
      </w:r>
      <w:proofErr w:type="spellStart"/>
      <w:r w:rsidRPr="001F780E">
        <w:t>Ponemon</w:t>
      </w:r>
      <w:proofErr w:type="spellEnd"/>
      <w:r w:rsidRPr="001F780E">
        <w:t xml:space="preserve"> Institute at the time of the data breach; and (5) complete all</w:t>
      </w:r>
      <w:r>
        <w:t xml:space="preserve"> </w:t>
      </w:r>
      <w:r w:rsidRPr="001F780E">
        <w:t>corrective actions as reasonably determined by Contractor based on root cause.</w:t>
      </w:r>
    </w:p>
    <w:p w14:paraId="4101E7E7" w14:textId="77777777" w:rsidR="004B5EBF" w:rsidRDefault="00017E0D" w:rsidP="00EB56D7">
      <w:pPr>
        <w:pStyle w:val="Heading1"/>
      </w:pPr>
      <w:r w:rsidRPr="001F780E">
        <w:t>Notification of Legal Requests</w:t>
      </w:r>
    </w:p>
    <w:p w14:paraId="4101E7EB" w14:textId="1974B3C6" w:rsidR="004B5EBF" w:rsidRPr="008C157D" w:rsidRDefault="00017E0D" w:rsidP="00001A3E">
      <w:pPr>
        <w:pStyle w:val="HeadText1"/>
      </w:pPr>
      <w:r w:rsidRPr="008C157D">
        <w:t xml:space="preserve">The Contractor shall contact the </w:t>
      </w:r>
      <w:r>
        <w:t>Eligible</w:t>
      </w:r>
      <w:r w:rsidRPr="008C157D">
        <w:t xml:space="preserve"> Entity upon receipt of any</w:t>
      </w:r>
      <w:r>
        <w:t xml:space="preserve"> </w:t>
      </w:r>
      <w:r w:rsidRPr="008C157D">
        <w:t>electronic discovery, litigation holds, discovery searches</w:t>
      </w:r>
      <w:r>
        <w:t>, public records requests,</w:t>
      </w:r>
      <w:r w:rsidRPr="008C157D">
        <w:t xml:space="preserve"> and expert testimonies related to the</w:t>
      </w:r>
      <w:r>
        <w:t xml:space="preserve"> Eligible</w:t>
      </w:r>
      <w:r w:rsidRPr="008C157D">
        <w:t xml:space="preserve"> Entity’s data under </w:t>
      </w:r>
      <w:r w:rsidR="00E6460D" w:rsidRPr="00E6460D">
        <w:t>RFR-27-04282</w:t>
      </w:r>
      <w:r w:rsidRPr="008C157D">
        <w:t>, or which in any way might reasonably require</w:t>
      </w:r>
      <w:r>
        <w:t xml:space="preserve"> </w:t>
      </w:r>
      <w:r w:rsidRPr="008C157D">
        <w:t xml:space="preserve">access to the data of the </w:t>
      </w:r>
      <w:r>
        <w:t>Eligible</w:t>
      </w:r>
      <w:r w:rsidRPr="008C157D">
        <w:t xml:space="preserve"> Entity. The Contractor shall not respond</w:t>
      </w:r>
      <w:r w:rsidR="004E6485">
        <w:t xml:space="preserve"> </w:t>
      </w:r>
      <w:r w:rsidRPr="008C157D">
        <w:t>to subpoenas, service of</w:t>
      </w:r>
      <w:r>
        <w:t xml:space="preserve"> </w:t>
      </w:r>
      <w:r w:rsidRPr="008C157D">
        <w:t xml:space="preserve">process and other legal requests related to the </w:t>
      </w:r>
      <w:r>
        <w:t>Eligible</w:t>
      </w:r>
      <w:r w:rsidRPr="008C157D">
        <w:t xml:space="preserve"> Entity without first notifying and obtaining</w:t>
      </w:r>
      <w:r>
        <w:t xml:space="preserve"> </w:t>
      </w:r>
      <w:r w:rsidRPr="008C157D">
        <w:t xml:space="preserve">the approval of the </w:t>
      </w:r>
      <w:r>
        <w:t>Eligible</w:t>
      </w:r>
      <w:r w:rsidRPr="008C157D">
        <w:t xml:space="preserve"> Entity, unless prohibited by law from providing such notice.</w:t>
      </w:r>
    </w:p>
    <w:p w14:paraId="4101E7EC" w14:textId="77777777" w:rsidR="004B5EBF" w:rsidRPr="008C157D" w:rsidRDefault="00017E0D" w:rsidP="00EB56D7">
      <w:pPr>
        <w:pStyle w:val="Heading1"/>
      </w:pPr>
      <w:r w:rsidRPr="008C157D">
        <w:t>Termination and Suspension of Service</w:t>
      </w:r>
    </w:p>
    <w:p w14:paraId="4101E7ED" w14:textId="76A18718" w:rsidR="004B5EBF" w:rsidRPr="00D9309D" w:rsidRDefault="00017E0D" w:rsidP="00001A3E">
      <w:pPr>
        <w:pStyle w:val="HeadText1"/>
      </w:pPr>
      <w:r w:rsidRPr="00D9309D">
        <w:t>In the event of a termination</w:t>
      </w:r>
      <w:r>
        <w:t xml:space="preserve"> </w:t>
      </w:r>
      <w:r w:rsidRPr="00D9309D">
        <w:t xml:space="preserve">of </w:t>
      </w:r>
      <w:r w:rsidR="00E6460D" w:rsidRPr="00E6460D">
        <w:t>RFR-27-04282</w:t>
      </w:r>
      <w:r>
        <w:t xml:space="preserve"> </w:t>
      </w:r>
      <w:r w:rsidRPr="00D9309D">
        <w:t xml:space="preserve">or </w:t>
      </w:r>
      <w:r>
        <w:t xml:space="preserve">an </w:t>
      </w:r>
      <w:r w:rsidRPr="00D9309D">
        <w:t xml:space="preserve">applicable </w:t>
      </w:r>
      <w:r w:rsidR="00E6460D" w:rsidRPr="00E6460D">
        <w:t>RFR-27-04282</w:t>
      </w:r>
      <w:r>
        <w:t xml:space="preserve"> Order, whether in whole or in part</w:t>
      </w:r>
      <w:r w:rsidRPr="00D9309D">
        <w:t xml:space="preserve">, the Contractor shall implement an orderly return of </w:t>
      </w:r>
      <w:r>
        <w:t>Eligible</w:t>
      </w:r>
      <w:r w:rsidRPr="00D9309D">
        <w:t xml:space="preserve"> </w:t>
      </w:r>
      <w:r>
        <w:t>E</w:t>
      </w:r>
      <w:r w:rsidRPr="00D9309D">
        <w:t xml:space="preserve">ntity’s data </w:t>
      </w:r>
      <w:r>
        <w:t xml:space="preserve">that is subject to such termination </w:t>
      </w:r>
      <w:r w:rsidRPr="00D9309D">
        <w:t>in a mutually agreeable format at a time agreed to by the parties</w:t>
      </w:r>
      <w:r>
        <w:t xml:space="preserve">. Alternatively, the Contractor may </w:t>
      </w:r>
      <w:r w:rsidRPr="00D9309D">
        <w:t xml:space="preserve">allow the </w:t>
      </w:r>
      <w:r>
        <w:t>Eligible</w:t>
      </w:r>
      <w:r w:rsidRPr="00D9309D">
        <w:t xml:space="preserve"> Entity to extract its </w:t>
      </w:r>
      <w:proofErr w:type="gramStart"/>
      <w:r w:rsidRPr="00D9309D">
        <w:t>data</w:t>
      </w:r>
      <w:proofErr w:type="gramEnd"/>
      <w:r w:rsidRPr="00D9309D">
        <w:t xml:space="preserve"> and </w:t>
      </w:r>
      <w:r>
        <w:t xml:space="preserve">Contractor will ensure </w:t>
      </w:r>
      <w:r w:rsidRPr="00D9309D">
        <w:t xml:space="preserve">the subsequent secure disposal of </w:t>
      </w:r>
      <w:r>
        <w:t>Eligible</w:t>
      </w:r>
      <w:r w:rsidRPr="00D9309D">
        <w:t xml:space="preserve"> </w:t>
      </w:r>
      <w:r>
        <w:t>E</w:t>
      </w:r>
      <w:r w:rsidRPr="00D9309D">
        <w:t>ntity’s data.</w:t>
      </w:r>
    </w:p>
    <w:p w14:paraId="4101E7EE" w14:textId="77777777" w:rsidR="004B5EBF" w:rsidRPr="00D9309D" w:rsidRDefault="00017E0D" w:rsidP="00001A3E">
      <w:pPr>
        <w:pStyle w:val="HeadText1"/>
      </w:pPr>
      <w:r w:rsidRPr="00D9309D">
        <w:lastRenderedPageBreak/>
        <w:t xml:space="preserve">During any period of service suspension, the Contractor shall not take any action to intentionally erase or otherwise dispose of any of the </w:t>
      </w:r>
      <w:r>
        <w:t>Eligible</w:t>
      </w:r>
      <w:r w:rsidRPr="00D9309D">
        <w:t xml:space="preserve"> Entity’s data.</w:t>
      </w:r>
    </w:p>
    <w:p w14:paraId="4101E7EF" w14:textId="05A44224" w:rsidR="004B5EBF" w:rsidRPr="00D9309D" w:rsidRDefault="00017E0D" w:rsidP="00001A3E">
      <w:pPr>
        <w:pStyle w:val="HeadText1"/>
      </w:pPr>
      <w:r w:rsidRPr="00D9309D">
        <w:t xml:space="preserve">In the event of termination of any services </w:t>
      </w:r>
      <w:r>
        <w:t xml:space="preserve">under an </w:t>
      </w:r>
      <w:r w:rsidR="00E6460D">
        <w:t>RFR-27-04282</w:t>
      </w:r>
      <w:r>
        <w:t xml:space="preserve"> Order </w:t>
      </w:r>
      <w:r w:rsidRPr="00D9309D">
        <w:t xml:space="preserve">or </w:t>
      </w:r>
      <w:r w:rsidR="00E6460D">
        <w:t>RFR-27-04282</w:t>
      </w:r>
      <w:r w:rsidRPr="00D9309D">
        <w:t xml:space="preserve"> in</w:t>
      </w:r>
      <w:r>
        <w:t xml:space="preserve"> its</w:t>
      </w:r>
      <w:r w:rsidRPr="00D9309D">
        <w:t xml:space="preserve"> entirety</w:t>
      </w:r>
      <w:r>
        <w:t>, whether in whole or in part</w:t>
      </w:r>
      <w:r w:rsidRPr="00D9309D">
        <w:t xml:space="preserve">, the Contractor shall not </w:t>
      </w:r>
      <w:r>
        <w:t xml:space="preserve">erase Eligible Entity’s data for a period of ninety (90) days after the effective date of termination, unless otherwise agreed to by the Eligible Entity in writing. Contractor shall impose no fees for access and retrieval of Eligible Entity data during this ninety (90) day period. </w:t>
      </w:r>
      <w:r w:rsidRPr="00D9309D">
        <w:t xml:space="preserve">After such period, the Contractor shall have no obligation to maintain or provide any </w:t>
      </w:r>
      <w:r>
        <w:t>Eligible</w:t>
      </w:r>
      <w:r w:rsidRPr="00D9309D">
        <w:t xml:space="preserve"> entity’s data and shall thereafter, unless legally prohibited, delete all </w:t>
      </w:r>
      <w:r>
        <w:t>Eligible</w:t>
      </w:r>
      <w:r w:rsidRPr="00D9309D">
        <w:t xml:space="preserve"> </w:t>
      </w:r>
      <w:r>
        <w:t>E</w:t>
      </w:r>
      <w:r w:rsidRPr="00D9309D">
        <w:t>ntity’s data</w:t>
      </w:r>
      <w:r>
        <w:t xml:space="preserve"> that is subject to such termination</w:t>
      </w:r>
      <w:r w:rsidRPr="00D9309D">
        <w:t xml:space="preserve"> </w:t>
      </w:r>
      <w:r>
        <w:t xml:space="preserve">in </w:t>
      </w:r>
      <w:r w:rsidRPr="00D9309D">
        <w:t>its systems or otherwise in its possession or under its control.</w:t>
      </w:r>
    </w:p>
    <w:p w14:paraId="4101E7F0" w14:textId="098A2391" w:rsidR="004B5EBF" w:rsidRPr="00D9309D" w:rsidRDefault="00017E0D" w:rsidP="00001A3E">
      <w:pPr>
        <w:pStyle w:val="HeadText1"/>
      </w:pPr>
      <w:r w:rsidRPr="00D9309D">
        <w:t xml:space="preserve">The </w:t>
      </w:r>
      <w:r>
        <w:t>Eligible</w:t>
      </w:r>
      <w:r w:rsidRPr="00D9309D">
        <w:t xml:space="preserve"> </w:t>
      </w:r>
      <w:r>
        <w:t>E</w:t>
      </w:r>
      <w:r w:rsidRPr="00D9309D">
        <w:t xml:space="preserve">ntity shall be entitled to any post termination assistance generally made available with respect to the </w:t>
      </w:r>
      <w:r>
        <w:t>Cloud S</w:t>
      </w:r>
      <w:r w:rsidRPr="00D9309D">
        <w:t xml:space="preserve">ervices, unless a unique data retrieval arrangement has been established as part of an </w:t>
      </w:r>
      <w:r w:rsidR="00E6460D">
        <w:t>RFR-27-04282</w:t>
      </w:r>
      <w:r>
        <w:t xml:space="preserve"> Order or otherwise agreed in writing between the Contractor and Eligible Entity</w:t>
      </w:r>
      <w:r w:rsidRPr="00D9309D">
        <w:t>.</w:t>
      </w:r>
    </w:p>
    <w:p w14:paraId="4101E7F1" w14:textId="138325E7" w:rsidR="004B5EBF" w:rsidRPr="00D9309D" w:rsidRDefault="00017E0D" w:rsidP="00001A3E">
      <w:pPr>
        <w:pStyle w:val="HeadText1"/>
      </w:pPr>
      <w:r w:rsidRPr="00D9309D">
        <w:t xml:space="preserve">Upon termination of </w:t>
      </w:r>
      <w:r>
        <w:t xml:space="preserve">the Services or </w:t>
      </w:r>
      <w:r w:rsidR="00E6460D">
        <w:t>RFR-27-04282</w:t>
      </w:r>
      <w:r w:rsidRPr="00D9309D">
        <w:t xml:space="preserve"> in its entirety, Contractor shall securely dispose of all </w:t>
      </w:r>
      <w:r>
        <w:t>Eligible</w:t>
      </w:r>
      <w:r w:rsidRPr="00D9309D">
        <w:t xml:space="preserve"> Entity’s data in </w:t>
      </w:r>
      <w:proofErr w:type="gramStart"/>
      <w:r w:rsidRPr="00D9309D">
        <w:t>all of</w:t>
      </w:r>
      <w:proofErr w:type="gramEnd"/>
      <w:r w:rsidRPr="00D9309D">
        <w:t xml:space="preserve"> its forms, such as disk, CD/ DVD, backup tape and paper, unless stipulated otherwise by the </w:t>
      </w:r>
      <w:r>
        <w:t>Eligible</w:t>
      </w:r>
      <w:r w:rsidRPr="00D9309D">
        <w:t xml:space="preserve"> Entity. Data shall be permanently deleted and shall not be recoverable, according to National Institute of Standards and Technology (NIST)-approved methods. Certificates of destruction shall be provided to the </w:t>
      </w:r>
      <w:r>
        <w:t>Eligible</w:t>
      </w:r>
      <w:r w:rsidRPr="00D9309D">
        <w:t xml:space="preserve"> Entity</w:t>
      </w:r>
      <w:r>
        <w:t xml:space="preserve"> within 15 business days of it being requested</w:t>
      </w:r>
      <w:r w:rsidRPr="00D9309D">
        <w:t>.</w:t>
      </w:r>
    </w:p>
    <w:p w14:paraId="4101E7F2" w14:textId="77777777" w:rsidR="004B5EBF" w:rsidRDefault="00017E0D" w:rsidP="00EB56D7">
      <w:pPr>
        <w:pStyle w:val="Heading1"/>
      </w:pPr>
      <w:r w:rsidRPr="001F780E">
        <w:t>Background Checks</w:t>
      </w:r>
    </w:p>
    <w:p w14:paraId="4101E7F3" w14:textId="40E38F64" w:rsidR="004B5EBF" w:rsidRPr="001F780E" w:rsidRDefault="00017E0D" w:rsidP="00001A3E">
      <w:pPr>
        <w:pStyle w:val="HeadText1"/>
      </w:pPr>
      <w:r w:rsidRPr="001F780E">
        <w:t xml:space="preserve">Upon the request of the </w:t>
      </w:r>
      <w:r>
        <w:t>Eligible</w:t>
      </w:r>
      <w:r w:rsidRPr="001F780E">
        <w:t xml:space="preserve"> Entity, the Contractor shall conduct criminal</w:t>
      </w:r>
      <w:r>
        <w:t xml:space="preserve"> </w:t>
      </w:r>
      <w:r w:rsidRPr="001F780E">
        <w:t xml:space="preserve">background checks and not utilize any staff, including subcontractors, to fulfill the obligations of </w:t>
      </w:r>
      <w:r w:rsidR="00E6460D">
        <w:t>RFR-27-04282</w:t>
      </w:r>
      <w:r w:rsidRPr="001F780E">
        <w:t xml:space="preserve"> who have been convicted of any crime of dishonesty, including but not limited to</w:t>
      </w:r>
      <w:r>
        <w:t xml:space="preserve"> </w:t>
      </w:r>
      <w:r w:rsidRPr="001F780E">
        <w:t>criminal fraud, or otherwise convicted of any felony or misdemeanor offense for which incarceration for</w:t>
      </w:r>
      <w:r>
        <w:t xml:space="preserve"> </w:t>
      </w:r>
      <w:r w:rsidRPr="001F780E">
        <w:t>up to 1 year is an authorized penalty. The Contractor shall promote and maintain an awareness of the</w:t>
      </w:r>
      <w:r>
        <w:t xml:space="preserve"> </w:t>
      </w:r>
      <w:r w:rsidRPr="001F780E">
        <w:t xml:space="preserve">importance of securing the </w:t>
      </w:r>
      <w:r>
        <w:t>Eligible</w:t>
      </w:r>
      <w:r w:rsidRPr="001F780E">
        <w:t xml:space="preserve"> Entity’s information among the Contractor’s employees and</w:t>
      </w:r>
      <w:r>
        <w:t xml:space="preserve"> </w:t>
      </w:r>
      <w:r w:rsidRPr="001F780E">
        <w:t>agents. If any of the stated personnel providing services under a</w:t>
      </w:r>
      <w:r>
        <w:t xml:space="preserve">n </w:t>
      </w:r>
      <w:r w:rsidR="00E6460D">
        <w:t>RFR-27-04282</w:t>
      </w:r>
      <w:r>
        <w:t xml:space="preserve"> Order </w:t>
      </w:r>
      <w:r w:rsidRPr="001F780E">
        <w:t>is not</w:t>
      </w:r>
      <w:r>
        <w:t xml:space="preserve"> </w:t>
      </w:r>
      <w:r w:rsidRPr="001F780E">
        <w:t xml:space="preserve">acceptable to the </w:t>
      </w:r>
      <w:r>
        <w:t>Eligible</w:t>
      </w:r>
      <w:r w:rsidRPr="001F780E">
        <w:t xml:space="preserve"> Entity in its sole opinion as a result of the background or criminal history</w:t>
      </w:r>
      <w:r>
        <w:t xml:space="preserve"> </w:t>
      </w:r>
      <w:r w:rsidRPr="001F780E">
        <w:t xml:space="preserve">investigation, the </w:t>
      </w:r>
      <w:r>
        <w:t>Eligible</w:t>
      </w:r>
      <w:r w:rsidRPr="001F780E">
        <w:t xml:space="preserve"> Entity, in its’ sole option shall have the right to either (1) request</w:t>
      </w:r>
      <w:r>
        <w:t xml:space="preserve"> </w:t>
      </w:r>
      <w:r w:rsidRPr="001F780E">
        <w:t>immediate replacement of the person</w:t>
      </w:r>
      <w:r>
        <w:t xml:space="preserve"> and transfer of knowledge without any additional cost to the Eligible Entity</w:t>
      </w:r>
      <w:r w:rsidRPr="001F780E">
        <w:t xml:space="preserve">, or (2) immediately terminate the </w:t>
      </w:r>
      <w:r w:rsidR="00E6460D">
        <w:t>RFR-27-04282</w:t>
      </w:r>
      <w:r>
        <w:t xml:space="preserve"> Order</w:t>
      </w:r>
      <w:r w:rsidRPr="001F780E">
        <w:t xml:space="preserve"> and</w:t>
      </w:r>
      <w:r>
        <w:t xml:space="preserve"> </w:t>
      </w:r>
      <w:r w:rsidRPr="001F780E">
        <w:t>any related service agreement.</w:t>
      </w:r>
    </w:p>
    <w:p w14:paraId="4101E7F4" w14:textId="77777777" w:rsidR="004B5EBF" w:rsidRDefault="00017E0D" w:rsidP="00EB56D7">
      <w:pPr>
        <w:pStyle w:val="Heading1"/>
      </w:pPr>
      <w:r>
        <w:t>Warranties</w:t>
      </w:r>
    </w:p>
    <w:p w14:paraId="4101E7F5" w14:textId="77777777" w:rsidR="004B5EBF" w:rsidRPr="009A37DE" w:rsidRDefault="00017E0D" w:rsidP="009A37DE">
      <w:pPr>
        <w:pStyle w:val="Heading2"/>
      </w:pPr>
      <w:r w:rsidRPr="009A37DE">
        <w:t>Warranty Of Functionality</w:t>
      </w:r>
    </w:p>
    <w:p w14:paraId="4101E7F8" w14:textId="6D3D81FB" w:rsidR="004B5EBF" w:rsidRDefault="00017E0D" w:rsidP="009A37DE">
      <w:pPr>
        <w:pStyle w:val="HeadText2"/>
      </w:pPr>
      <w:r>
        <w:t xml:space="preserve">Contractor warrants that for at least twelve (12) months following the acceptance of any product or service provided to an Eligible Entity (“Warranty Period”), its performance will achieve in all material respects the functionality described in the applicable </w:t>
      </w:r>
      <w:r w:rsidR="00E6460D">
        <w:t>RFR-27-04282</w:t>
      </w:r>
      <w:r>
        <w:t xml:space="preserve"> Order, or in Contractor’s user guides and other related documentation, </w:t>
      </w:r>
      <w:r w:rsidRPr="009A37DE">
        <w:t xml:space="preserve">and that such functionality will be maintained in all material respects in subsequent upgrades or </w:t>
      </w:r>
      <w:r>
        <w:t xml:space="preserve">updates. Contractor is required to use best efforts to modify its performance to achieve in all material respects the functionality described in the applicable </w:t>
      </w:r>
      <w:r w:rsidR="00E6460D">
        <w:t>RFR-27-04282</w:t>
      </w:r>
      <w:r>
        <w:t xml:space="preserve"> Order, or in Contractor’s user guides and other related documentation, and, if it is unable to deliver such functionality, the Eligible Entity shall be entitled to terminate the </w:t>
      </w:r>
      <w:r w:rsidR="00E6460D">
        <w:t>RFR-27-04282</w:t>
      </w:r>
      <w:r>
        <w:t xml:space="preserve"> Order. Notwithstanding the foregoing, any subscription term licenses provided by Contractor shall be warranted for the duration of the subscription term. During the Warranty Period, Contractor shall remediate all warranty claims that it is or should be reasonably aware of at no cost to the Eligible Entity.</w:t>
      </w:r>
    </w:p>
    <w:p w14:paraId="4101E7F9" w14:textId="77777777" w:rsidR="004B5EBF" w:rsidRPr="009A37DE" w:rsidRDefault="00017E0D" w:rsidP="009A37DE">
      <w:pPr>
        <w:pStyle w:val="Heading2"/>
      </w:pPr>
      <w:r w:rsidRPr="009A37DE">
        <w:t>Non-Infringement Warranty</w:t>
      </w:r>
    </w:p>
    <w:p w14:paraId="4101E7FA" w14:textId="2F7FA507" w:rsidR="004B5EBF" w:rsidRPr="009A37DE" w:rsidRDefault="00017E0D" w:rsidP="009A37DE">
      <w:pPr>
        <w:pStyle w:val="HeadText2"/>
      </w:pPr>
      <w:r w:rsidRPr="009A37DE">
        <w:t xml:space="preserve">Contractor represents and warrants that it has full power and authority to grant the title, license and/or use of any product or service provided pursuant to an </w:t>
      </w:r>
      <w:r w:rsidR="00E6460D">
        <w:t>RFR-27-04282</w:t>
      </w:r>
      <w:r w:rsidRPr="009A37DE">
        <w:t xml:space="preserve"> Order and any other rights granted to the Eligible Entity with respect to the Services. Contractor further represents and warrants that neither the Contractor’s </w:t>
      </w:r>
      <w:r w:rsidRPr="009A37DE">
        <w:lastRenderedPageBreak/>
        <w:t xml:space="preserve">performance, nor the performance by the Eligible Entity in its utilization of the Cloud Services, when used as permitted by </w:t>
      </w:r>
      <w:r w:rsidR="00E6460D">
        <w:t>RFR-27-04282</w:t>
      </w:r>
      <w:r w:rsidRPr="009A37DE">
        <w:t xml:space="preserve"> or an applicable </w:t>
      </w:r>
      <w:r w:rsidR="00E6460D">
        <w:t>RFR-27-04282</w:t>
      </w:r>
      <w:r w:rsidRPr="009A37DE">
        <w:t xml:space="preserve"> Order, nor the license of and authorized use by the Eligible Entity of the Services, including any materials owned by third parties supplied or specified by Contractor for incorporation in the Services will in any way constitute an infringement or other violation of any copyright, trade secret, trademark, patent, invention, proprietary information, non-disclosure, or other rights of any third party.</w:t>
      </w:r>
    </w:p>
    <w:p w14:paraId="4101E7FB" w14:textId="77777777" w:rsidR="004B5EBF" w:rsidRPr="009A37DE" w:rsidRDefault="00017E0D" w:rsidP="009A37DE">
      <w:pPr>
        <w:pStyle w:val="Heading2"/>
      </w:pPr>
      <w:r w:rsidRPr="009A37DE">
        <w:t>Qualified Personnel Warranty</w:t>
      </w:r>
    </w:p>
    <w:p w14:paraId="4101E7FC" w14:textId="429447D7" w:rsidR="004B5EBF" w:rsidRPr="009A37DE" w:rsidRDefault="00017E0D" w:rsidP="009A37DE">
      <w:pPr>
        <w:pStyle w:val="HeadText2"/>
      </w:pPr>
      <w:r w:rsidRPr="009A37DE">
        <w:t xml:space="preserve">Contractor represents and warrants that any services provided pursuant to an applicable </w:t>
      </w:r>
      <w:r w:rsidR="00E6460D">
        <w:t>RFR-27-04282</w:t>
      </w:r>
      <w:r w:rsidRPr="009A37DE">
        <w:t xml:space="preserve"> Order will be performed by appropriately qualified and trained personnel; with due care and diligence and to a high standard of quality as is customary in the industry; in compliance with the terms and conditions of </w:t>
      </w:r>
      <w:r w:rsidR="00E6460D">
        <w:t>RFR-27-04282</w:t>
      </w:r>
      <w:r w:rsidRPr="009A37DE">
        <w:t xml:space="preserve"> and the applicable </w:t>
      </w:r>
      <w:r w:rsidR="00E6460D">
        <w:t>RFR-27-04282</w:t>
      </w:r>
      <w:r w:rsidRPr="009A37DE">
        <w:t xml:space="preserve"> Order; and in accordance with all applicable professional standards for the field of expertise. Contractor warrants that all personnel granted access to Eligible Entity systems and/or confidential data are monitored and have been properly trained on system security and handling confidential data.</w:t>
      </w:r>
    </w:p>
    <w:p w14:paraId="4101E7FD" w14:textId="77777777" w:rsidR="004B5EBF" w:rsidRPr="009A37DE" w:rsidRDefault="00017E0D" w:rsidP="009A37DE">
      <w:pPr>
        <w:pStyle w:val="Heading2"/>
      </w:pPr>
      <w:r w:rsidRPr="009A37DE">
        <w:t>Qualified Software Publisher Warranty</w:t>
      </w:r>
    </w:p>
    <w:p w14:paraId="4101E7FE" w14:textId="15061C8F" w:rsidR="004B5EBF" w:rsidRPr="009A37DE" w:rsidRDefault="00017E0D" w:rsidP="009A37DE">
      <w:pPr>
        <w:pStyle w:val="HeadText2"/>
      </w:pPr>
      <w:r w:rsidRPr="009A37DE">
        <w:t xml:space="preserve">If Contractor is reselling software under </w:t>
      </w:r>
      <w:r w:rsidR="00E6460D">
        <w:t>RFR-27-04282</w:t>
      </w:r>
      <w:r w:rsidRPr="009A37DE">
        <w:t xml:space="preserve"> or an applicable </w:t>
      </w:r>
      <w:r w:rsidR="00E6460D">
        <w:t>RFR-27-04282</w:t>
      </w:r>
      <w:r w:rsidRPr="009A37DE">
        <w:t xml:space="preserve"> Order, Contractor represents and warrants that, prior to submitting to the Eligible Entity a quote from such software publisher, it has obtained assurances from the software publisher that it can provide its services consistent with the terms of </w:t>
      </w:r>
      <w:r w:rsidR="00E6460D">
        <w:t>RFR-27-04282</w:t>
      </w:r>
      <w:r w:rsidRPr="009A37DE">
        <w:t xml:space="preserve"> and the applicable </w:t>
      </w:r>
      <w:r w:rsidR="00E6460D">
        <w:t>RFR-27-04282</w:t>
      </w:r>
      <w:r w:rsidRPr="009A37DE">
        <w:t xml:space="preserve"> Order.</w:t>
      </w:r>
    </w:p>
    <w:p w14:paraId="4101E7FF" w14:textId="77777777" w:rsidR="004B5EBF" w:rsidRPr="009A37DE" w:rsidRDefault="00017E0D" w:rsidP="009A37DE">
      <w:pPr>
        <w:pStyle w:val="Heading2"/>
      </w:pPr>
      <w:r w:rsidRPr="009A37DE">
        <w:t>Other Warranty</w:t>
      </w:r>
    </w:p>
    <w:p w14:paraId="4101E800" w14:textId="77777777" w:rsidR="004B5EBF" w:rsidRPr="009A37DE" w:rsidRDefault="00017E0D" w:rsidP="009A37DE">
      <w:pPr>
        <w:pStyle w:val="HeadText2"/>
      </w:pPr>
      <w:r w:rsidRPr="009A37DE">
        <w:t>Contractor warrants that the Cloud Services shall be free of viruses, Trojan horses, worms, spyware, or other malicious code or components.</w:t>
      </w:r>
    </w:p>
    <w:p w14:paraId="4101E801" w14:textId="77777777" w:rsidR="004B5EBF" w:rsidRDefault="00017E0D" w:rsidP="00EB56D7">
      <w:pPr>
        <w:pStyle w:val="Heading1"/>
      </w:pPr>
      <w:r>
        <w:t>INSURANCE</w:t>
      </w:r>
    </w:p>
    <w:p w14:paraId="4101E802" w14:textId="2FA21367" w:rsidR="004B5EBF" w:rsidRDefault="00017E0D" w:rsidP="00001A3E">
      <w:pPr>
        <w:pStyle w:val="HeadText1"/>
      </w:pPr>
      <w:r w:rsidRPr="00D33242">
        <w:t>Contractor represents and warrants that Contractor</w:t>
      </w:r>
      <w:r>
        <w:t xml:space="preserve"> </w:t>
      </w:r>
      <w:r w:rsidRPr="00D33242">
        <w:t xml:space="preserve">and </w:t>
      </w:r>
      <w:r>
        <w:t xml:space="preserve">any subcontractor or other third-party </w:t>
      </w:r>
      <w:r w:rsidRPr="001F780E">
        <w:t>fulfill</w:t>
      </w:r>
      <w:r>
        <w:t xml:space="preserve">ing any of Contractor’s </w:t>
      </w:r>
      <w:r w:rsidRPr="001F780E">
        <w:t xml:space="preserve">obligations </w:t>
      </w:r>
      <w:r>
        <w:t xml:space="preserve">under </w:t>
      </w:r>
      <w:r w:rsidR="00E6460D">
        <w:t>RFR-27-04282</w:t>
      </w:r>
      <w:r>
        <w:t xml:space="preserve"> shall</w:t>
      </w:r>
      <w:r w:rsidRPr="00D33242">
        <w:t xml:space="preserve">, for the duration of </w:t>
      </w:r>
      <w:r>
        <w:t xml:space="preserve">the applicable </w:t>
      </w:r>
      <w:r w:rsidR="00E6460D">
        <w:t>RFR-27-04282</w:t>
      </w:r>
      <w:r>
        <w:t xml:space="preserve"> Order</w:t>
      </w:r>
      <w:r w:rsidRPr="00D33242">
        <w:t xml:space="preserve">, and in the case of claims-made policies for two years following termination of </w:t>
      </w:r>
      <w:r>
        <w:t xml:space="preserve">such </w:t>
      </w:r>
      <w:r w:rsidR="00E6460D">
        <w:t>RFR-27-04282</w:t>
      </w:r>
      <w:r>
        <w:t xml:space="preserve"> Order</w:t>
      </w:r>
      <w:r w:rsidRPr="00D33242">
        <w:t xml:space="preserve">, maintain, or cause to be maintained, insurance in such amounts and covering such risks as specifically set forth </w:t>
      </w:r>
      <w:r>
        <w:t xml:space="preserve">in </w:t>
      </w:r>
      <w:r w:rsidR="00E6460D">
        <w:t>RFR-27-04282</w:t>
      </w:r>
      <w:r>
        <w:t xml:space="preserve"> or the applicable </w:t>
      </w:r>
      <w:r w:rsidR="00E6460D">
        <w:t>RFR-27-04282</w:t>
      </w:r>
      <w:r>
        <w:t xml:space="preserve"> Order</w:t>
      </w:r>
      <w:r w:rsidRPr="00D33242">
        <w:t xml:space="preserve">, provided that in the event that such coverages are not specified, Contractor shall maintain or cause to be maintained insurance coverage in such types and amounts  as are customarily required for contracts of similar scope and nature, including but not limited to, Worker’s Compensation/Employer’s Liability, Commercial General </w:t>
      </w:r>
    </w:p>
    <w:p w14:paraId="4101E803" w14:textId="77777777" w:rsidR="004B5EBF" w:rsidRDefault="004B5EBF" w:rsidP="00001A3E">
      <w:pPr>
        <w:pStyle w:val="HeadText1"/>
      </w:pPr>
    </w:p>
    <w:p w14:paraId="4101E804" w14:textId="77777777" w:rsidR="004B5EBF" w:rsidRPr="00D33242" w:rsidRDefault="00017E0D" w:rsidP="00001A3E">
      <w:pPr>
        <w:pStyle w:val="HeadText1"/>
      </w:pPr>
      <w:r w:rsidRPr="00D33242">
        <w:t xml:space="preserve">Liability, Bodily Injury, Property Damage, Automobile Liability, Professional Liability/Errors &amp; Omissions, first and </w:t>
      </w:r>
      <w:proofErr w:type="gramStart"/>
      <w:r w:rsidRPr="00D33242">
        <w:t>third party</w:t>
      </w:r>
      <w:proofErr w:type="gramEnd"/>
      <w:r w:rsidRPr="00D33242">
        <w:t xml:space="preserve"> Cyber Liability, and Umbrella Liability.  The Contractor shall provide </w:t>
      </w:r>
      <w:r>
        <w:t xml:space="preserve">the Eligible Entity </w:t>
      </w:r>
      <w:r w:rsidRPr="00D33242">
        <w:t>with certificates of insurance reflecting all coverages</w:t>
      </w:r>
      <w:r>
        <w:t xml:space="preserve"> upon request of the Eligible Entity</w:t>
      </w:r>
      <w:r w:rsidRPr="00D33242">
        <w:t>.</w:t>
      </w:r>
    </w:p>
    <w:p w14:paraId="4101E805" w14:textId="77777777" w:rsidR="004B5EBF" w:rsidRDefault="00017E0D" w:rsidP="00EB56D7">
      <w:pPr>
        <w:pStyle w:val="Heading1"/>
      </w:pPr>
      <w:r w:rsidRPr="001F780E">
        <w:t>Access to Security Logs and Reports</w:t>
      </w:r>
    </w:p>
    <w:p w14:paraId="4101E806" w14:textId="127D6078" w:rsidR="004B5EBF" w:rsidRPr="001F780E" w:rsidRDefault="00017E0D" w:rsidP="00001A3E">
      <w:pPr>
        <w:pStyle w:val="HeadText1"/>
      </w:pPr>
      <w:r w:rsidRPr="001F780E">
        <w:t>The Contractor shall provide reports on a schedule specified in</w:t>
      </w:r>
      <w:r>
        <w:t xml:space="preserve"> </w:t>
      </w:r>
      <w:r w:rsidRPr="001F780E">
        <w:t xml:space="preserve">the </w:t>
      </w:r>
      <w:r w:rsidR="00E6460D">
        <w:t>RFR-27-04282</w:t>
      </w:r>
      <w:r>
        <w:t xml:space="preserve"> Order</w:t>
      </w:r>
      <w:r w:rsidRPr="001F780E">
        <w:t xml:space="preserve"> to the </w:t>
      </w:r>
      <w:r>
        <w:t>Eligible</w:t>
      </w:r>
      <w:r w:rsidRPr="001F780E">
        <w:t xml:space="preserve"> Entity in a format as specified in the </w:t>
      </w:r>
      <w:r w:rsidR="00E6460D">
        <w:t>RFR-27-04282</w:t>
      </w:r>
      <w:r>
        <w:t xml:space="preserve"> Order</w:t>
      </w:r>
      <w:r w:rsidRPr="001F780E">
        <w:t xml:space="preserve"> agreed to by both the Contractor and</w:t>
      </w:r>
      <w:r>
        <w:t xml:space="preserve"> </w:t>
      </w:r>
      <w:r w:rsidRPr="001F780E">
        <w:t xml:space="preserve">the </w:t>
      </w:r>
      <w:r>
        <w:t>Eligible</w:t>
      </w:r>
      <w:r w:rsidRPr="001F780E">
        <w:t xml:space="preserve"> Entity. Reports shall include latency statistics, user access, user access IP address, user</w:t>
      </w:r>
      <w:r>
        <w:t xml:space="preserve"> </w:t>
      </w:r>
      <w:r w:rsidRPr="001F780E">
        <w:t xml:space="preserve">access history and security logs for all public jurisdiction files related to this </w:t>
      </w:r>
      <w:r w:rsidR="00E6460D">
        <w:t>RFR-27-04282</w:t>
      </w:r>
      <w:r w:rsidRPr="001F780E">
        <w:t xml:space="preserve"> and</w:t>
      </w:r>
      <w:r>
        <w:t xml:space="preserve"> </w:t>
      </w:r>
      <w:r w:rsidRPr="001F780E">
        <w:t xml:space="preserve">applicable </w:t>
      </w:r>
      <w:r w:rsidR="00E6460D">
        <w:t>RFR-27-04282</w:t>
      </w:r>
      <w:r>
        <w:t xml:space="preserve"> Order.</w:t>
      </w:r>
    </w:p>
    <w:p w14:paraId="4101E807" w14:textId="77777777" w:rsidR="004B5EBF" w:rsidRDefault="00017E0D" w:rsidP="00EB56D7">
      <w:pPr>
        <w:pStyle w:val="Heading1"/>
      </w:pPr>
      <w:r w:rsidRPr="001F780E">
        <w:t>Contract Audit</w:t>
      </w:r>
    </w:p>
    <w:p w14:paraId="4101E808" w14:textId="6EEA8E9E" w:rsidR="004B5EBF" w:rsidRPr="001F780E" w:rsidRDefault="00017E0D" w:rsidP="00001A3E">
      <w:pPr>
        <w:pStyle w:val="HeadText1"/>
      </w:pPr>
      <w:r w:rsidRPr="001F780E">
        <w:lastRenderedPageBreak/>
        <w:t xml:space="preserve">The Contractor shall allow the </w:t>
      </w:r>
      <w:r>
        <w:t>Eligible</w:t>
      </w:r>
      <w:r w:rsidRPr="001F780E">
        <w:t xml:space="preserve"> Entity to audit conformance to </w:t>
      </w:r>
      <w:r>
        <w:t xml:space="preserve">the </w:t>
      </w:r>
      <w:r w:rsidR="00E6460D">
        <w:t>RFR-27-04282</w:t>
      </w:r>
      <w:r w:rsidRPr="001F780E">
        <w:t xml:space="preserve"> terms. The </w:t>
      </w:r>
      <w:r>
        <w:t>Eligible</w:t>
      </w:r>
      <w:r w:rsidRPr="001F780E">
        <w:t xml:space="preserve"> Entity may perform this audit or contract with a third party at its</w:t>
      </w:r>
      <w:r>
        <w:t xml:space="preserve"> </w:t>
      </w:r>
      <w:r w:rsidRPr="001F780E">
        <w:t xml:space="preserve">discretion and at the </w:t>
      </w:r>
      <w:r>
        <w:t>Eligible</w:t>
      </w:r>
      <w:r w:rsidRPr="001F780E">
        <w:t xml:space="preserve"> Entity’s expense.</w:t>
      </w:r>
    </w:p>
    <w:p w14:paraId="4101E809" w14:textId="77777777" w:rsidR="004B5EBF" w:rsidRDefault="00017E0D" w:rsidP="00EB56D7">
      <w:pPr>
        <w:pStyle w:val="Heading1"/>
      </w:pPr>
      <w:r w:rsidRPr="001F780E">
        <w:t>Data Center Audit</w:t>
      </w:r>
    </w:p>
    <w:p w14:paraId="4101E80A" w14:textId="77777777" w:rsidR="004B5EBF" w:rsidRPr="001F780E" w:rsidRDefault="00017E0D" w:rsidP="00001A3E">
      <w:pPr>
        <w:pStyle w:val="HeadText1"/>
      </w:pPr>
      <w:r w:rsidRPr="001F780E">
        <w:t>The Contractor shall perform an independent audit of its data centers at least</w:t>
      </w:r>
      <w:r>
        <w:t xml:space="preserve"> </w:t>
      </w:r>
      <w:r w:rsidRPr="001F780E">
        <w:t>annually at its expense and provide an unredacted version of the audit report upon request to a</w:t>
      </w:r>
      <w:r>
        <w:t>n Eligible</w:t>
      </w:r>
      <w:r w:rsidRPr="001F780E">
        <w:t xml:space="preserve"> Entity. The Contractor may remove its proprietary information from the unredacted version.</w:t>
      </w:r>
      <w:r>
        <w:t xml:space="preserve"> </w:t>
      </w:r>
      <w:r w:rsidRPr="001F780E">
        <w:t>A Service Organization Control (SOC) 2 audit report or approved equivalent sets the minimum level of a</w:t>
      </w:r>
      <w:r>
        <w:t xml:space="preserve"> </w:t>
      </w:r>
      <w:r w:rsidRPr="001F780E">
        <w:t>third-party audit.</w:t>
      </w:r>
    </w:p>
    <w:p w14:paraId="4101E80B" w14:textId="77777777" w:rsidR="004B5EBF" w:rsidRDefault="00017E0D" w:rsidP="00EB56D7">
      <w:pPr>
        <w:pStyle w:val="Heading1"/>
      </w:pPr>
      <w:r w:rsidRPr="001F780E">
        <w:t>Change Control and Advance Notice</w:t>
      </w:r>
    </w:p>
    <w:p w14:paraId="4101E80C" w14:textId="376E37FD" w:rsidR="004B5EBF" w:rsidRPr="001F780E" w:rsidRDefault="00017E0D" w:rsidP="00001A3E">
      <w:pPr>
        <w:pStyle w:val="HeadText1"/>
      </w:pPr>
      <w:r w:rsidRPr="001F780E">
        <w:t>The Contractor shall give a minimum forty-eight (48) hour</w:t>
      </w:r>
      <w:r>
        <w:t xml:space="preserve"> </w:t>
      </w:r>
      <w:r w:rsidRPr="001F780E">
        <w:t xml:space="preserve">advance notice (or as determined by </w:t>
      </w:r>
      <w:r>
        <w:t>an Eligible</w:t>
      </w:r>
      <w:r w:rsidRPr="001F780E">
        <w:t xml:space="preserve"> Entity and included in the </w:t>
      </w:r>
      <w:r w:rsidR="00E6460D">
        <w:t>RFR-27-04282</w:t>
      </w:r>
      <w:r>
        <w:t xml:space="preserve"> Order</w:t>
      </w:r>
      <w:r w:rsidRPr="001F780E">
        <w:t xml:space="preserve">) to the </w:t>
      </w:r>
      <w:r>
        <w:t xml:space="preserve">Eligible </w:t>
      </w:r>
      <w:r w:rsidRPr="001F780E">
        <w:t xml:space="preserve">Entity of any upgrades </w:t>
      </w:r>
      <w:r>
        <w:t xml:space="preserve">or alterations </w:t>
      </w:r>
      <w:r w:rsidRPr="001F780E">
        <w:t>that may impact availability and performance</w:t>
      </w:r>
      <w:r>
        <w:t xml:space="preserve"> of the Services</w:t>
      </w:r>
      <w:r w:rsidRPr="001F780E">
        <w:t>.</w:t>
      </w:r>
    </w:p>
    <w:p w14:paraId="4101E80D" w14:textId="77777777" w:rsidR="004B5EBF" w:rsidRPr="001F780E" w:rsidRDefault="00017E0D" w:rsidP="00001A3E">
      <w:pPr>
        <w:pStyle w:val="HeadText1"/>
      </w:pPr>
      <w:r w:rsidRPr="001F780E">
        <w:t xml:space="preserve">Contractor will make updates and upgrades available to </w:t>
      </w:r>
      <w:r>
        <w:t>Eligible</w:t>
      </w:r>
      <w:r w:rsidRPr="001F780E">
        <w:t xml:space="preserve"> Entity at no additional costs when</w:t>
      </w:r>
      <w:r>
        <w:t xml:space="preserve"> </w:t>
      </w:r>
      <w:r w:rsidRPr="001F780E">
        <w:t>Contractor makes such updates and upgrades generally available to its users.</w:t>
      </w:r>
      <w:r>
        <w:t xml:space="preserve"> </w:t>
      </w:r>
      <w:r w:rsidRPr="001F780E">
        <w:t>No update, upgrade or other charge to the Service may decrease the Service’s functionality, adversely</w:t>
      </w:r>
      <w:r>
        <w:t xml:space="preserve"> </w:t>
      </w:r>
      <w:r w:rsidRPr="001F780E">
        <w:t xml:space="preserve">affect </w:t>
      </w:r>
      <w:r>
        <w:t>Eligible</w:t>
      </w:r>
      <w:r w:rsidRPr="001F780E">
        <w:t xml:space="preserve"> Entity’s use of or access to the Service or increase the cost of the Service to the</w:t>
      </w:r>
      <w:r>
        <w:t xml:space="preserve"> Eligible</w:t>
      </w:r>
      <w:r w:rsidRPr="001F780E">
        <w:t xml:space="preserve"> Entity.</w:t>
      </w:r>
    </w:p>
    <w:p w14:paraId="4101E80E" w14:textId="77777777" w:rsidR="004B5EBF" w:rsidRPr="001F780E" w:rsidRDefault="00017E0D" w:rsidP="00001A3E">
      <w:pPr>
        <w:pStyle w:val="HeadText1"/>
      </w:pPr>
      <w:r w:rsidRPr="001F780E">
        <w:t xml:space="preserve">Contractor will notify the </w:t>
      </w:r>
      <w:r>
        <w:t>Eligible</w:t>
      </w:r>
      <w:r w:rsidRPr="001F780E">
        <w:t xml:space="preserve"> Entity at least sixty (60) days in advance prior to any major up</w:t>
      </w:r>
      <w:r>
        <w:t>grad</w:t>
      </w:r>
      <w:r w:rsidRPr="001F780E">
        <w:t>e.</w:t>
      </w:r>
      <w:r>
        <w:t xml:space="preserve"> </w:t>
      </w:r>
      <w:r w:rsidRPr="001F780E">
        <w:t>A major upgrade is a replacement of hardware, software or firmware with</w:t>
      </w:r>
      <w:r>
        <w:t xml:space="preserve"> </w:t>
      </w:r>
      <w:r w:rsidRPr="001F780E">
        <w:t xml:space="preserve">a newer or better version </w:t>
      </w:r>
      <w:proofErr w:type="gramStart"/>
      <w:r w:rsidRPr="001F780E">
        <w:t>in order to</w:t>
      </w:r>
      <w:proofErr w:type="gramEnd"/>
      <w:r w:rsidRPr="001F780E">
        <w:t xml:space="preserve"> bring the system up to date or to improve its characteristics. It</w:t>
      </w:r>
      <w:r>
        <w:t xml:space="preserve"> </w:t>
      </w:r>
      <w:r w:rsidRPr="001F780E">
        <w:t>usually includes a new version number.</w:t>
      </w:r>
    </w:p>
    <w:p w14:paraId="4101E80F" w14:textId="77777777" w:rsidR="004B5EBF" w:rsidRDefault="00017E0D" w:rsidP="00EB56D7">
      <w:pPr>
        <w:pStyle w:val="Heading1"/>
      </w:pPr>
      <w:r w:rsidRPr="001F780E">
        <w:t>Security</w:t>
      </w:r>
    </w:p>
    <w:p w14:paraId="4101E810" w14:textId="77777777" w:rsidR="004B5EBF" w:rsidRDefault="00017E0D" w:rsidP="00001A3E">
      <w:pPr>
        <w:pStyle w:val="HeadText1"/>
      </w:pPr>
      <w:r w:rsidRPr="001F780E">
        <w:t xml:space="preserve">As requested by </w:t>
      </w:r>
      <w:r>
        <w:t>an Eligible</w:t>
      </w:r>
      <w:r w:rsidRPr="001F780E">
        <w:t xml:space="preserve"> Entity, the Contractor shall disclose its non-proprietary</w:t>
      </w:r>
      <w:r>
        <w:t xml:space="preserve"> </w:t>
      </w:r>
      <w:r w:rsidRPr="001F780E">
        <w:t xml:space="preserve">system security plans (SSP) or security processes and technical limitations to the </w:t>
      </w:r>
      <w:r>
        <w:t>Eligible</w:t>
      </w:r>
      <w:r w:rsidRPr="001F780E">
        <w:t xml:space="preserve"> Entity such</w:t>
      </w:r>
      <w:r>
        <w:t xml:space="preserve"> </w:t>
      </w:r>
      <w:r w:rsidRPr="001F780E">
        <w:t xml:space="preserve">that adequate protection and flexibility can be attained between the </w:t>
      </w:r>
      <w:r>
        <w:t>Eligible</w:t>
      </w:r>
      <w:r w:rsidRPr="001F780E">
        <w:t xml:space="preserve"> Entity and the</w:t>
      </w:r>
      <w:r>
        <w:t xml:space="preserve"> </w:t>
      </w:r>
      <w:r w:rsidRPr="001F780E">
        <w:t xml:space="preserve">Contractor. For example: virus checking and port sniffing — the </w:t>
      </w:r>
      <w:r>
        <w:t>Eligible</w:t>
      </w:r>
      <w:r w:rsidRPr="001F780E">
        <w:t xml:space="preserve"> Entity and the Contractor</w:t>
      </w:r>
      <w:r>
        <w:t xml:space="preserve"> </w:t>
      </w:r>
      <w:r w:rsidRPr="001F780E">
        <w:t>shall understand each other’s roles and responsibilities.</w:t>
      </w:r>
    </w:p>
    <w:p w14:paraId="3A4FF41B" w14:textId="77777777" w:rsidR="00E6460D" w:rsidRDefault="00E6460D" w:rsidP="00001A3E">
      <w:pPr>
        <w:pStyle w:val="HeadText1"/>
      </w:pPr>
    </w:p>
    <w:p w14:paraId="4101E811" w14:textId="77777777" w:rsidR="004B5EBF" w:rsidRDefault="00017E0D" w:rsidP="00EB56D7">
      <w:pPr>
        <w:pStyle w:val="Heading1"/>
      </w:pPr>
      <w:r w:rsidRPr="001F780E">
        <w:t>Import and Export of Data</w:t>
      </w:r>
    </w:p>
    <w:p w14:paraId="4101E812" w14:textId="77777777" w:rsidR="004B5EBF" w:rsidRPr="001F780E" w:rsidRDefault="00017E0D" w:rsidP="00EA4EFE">
      <w:pPr>
        <w:pStyle w:val="HeadText1"/>
      </w:pPr>
      <w:r w:rsidRPr="001F780E">
        <w:t xml:space="preserve">The </w:t>
      </w:r>
      <w:r>
        <w:t>Eligible</w:t>
      </w:r>
      <w:r w:rsidRPr="001F780E">
        <w:t xml:space="preserve"> Entity shall have the ability to import or export data in</w:t>
      </w:r>
      <w:r>
        <w:t xml:space="preserve"> </w:t>
      </w:r>
      <w:r w:rsidRPr="001F780E">
        <w:t>piecemeal or in entirety at its discretion without interference from the Contractor at any time during the</w:t>
      </w:r>
      <w:r>
        <w:t xml:space="preserve"> </w:t>
      </w:r>
      <w:r w:rsidRPr="001F780E">
        <w:t xml:space="preserve">term of Contractor’s contract with the </w:t>
      </w:r>
      <w:r>
        <w:t>Eligible</w:t>
      </w:r>
      <w:r w:rsidRPr="001F780E">
        <w:t xml:space="preserve"> Entity. This includes the ability for the </w:t>
      </w:r>
      <w:r>
        <w:t xml:space="preserve">Eligible </w:t>
      </w:r>
      <w:r w:rsidRPr="001F780E">
        <w:t xml:space="preserve">Entity to import or export data to/from other Contractors. Contractor shall specify if </w:t>
      </w:r>
      <w:r>
        <w:t>Eligible</w:t>
      </w:r>
      <w:r w:rsidRPr="001F780E">
        <w:t xml:space="preserve"> Entity is</w:t>
      </w:r>
      <w:r>
        <w:t xml:space="preserve"> </w:t>
      </w:r>
      <w:r w:rsidRPr="001F780E">
        <w:t>required to provide its own tools for this purpose, including the optional purchase of Contractors tools</w:t>
      </w:r>
      <w:r>
        <w:t xml:space="preserve"> </w:t>
      </w:r>
      <w:r w:rsidRPr="001F780E">
        <w:t>if Contractors applications are not able to provide this functionality directly.</w:t>
      </w:r>
    </w:p>
    <w:p w14:paraId="4101E813" w14:textId="77777777" w:rsidR="004B5EBF" w:rsidRPr="00EB56D7" w:rsidRDefault="004B5EBF" w:rsidP="00001A3E">
      <w:pPr>
        <w:pStyle w:val="HeadingText2"/>
      </w:pPr>
    </w:p>
    <w:sectPr w:rsidR="004B5EBF" w:rsidRPr="00EB56D7" w:rsidSect="00B84D3A">
      <w:headerReference w:type="default" r:id="rId11"/>
      <w:footerReference w:type="default" r:id="rId12"/>
      <w:footerReference w:type="first" r:id="rId13"/>
      <w:type w:val="continuous"/>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BD2B" w14:textId="77777777" w:rsidR="00030994" w:rsidRDefault="00030994">
      <w:r>
        <w:separator/>
      </w:r>
    </w:p>
  </w:endnote>
  <w:endnote w:type="continuationSeparator" w:id="0">
    <w:p w14:paraId="3F76EB94" w14:textId="77777777" w:rsidR="00030994" w:rsidRDefault="00030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E819" w14:textId="383A7DE6" w:rsidR="004B5EBF" w:rsidRPr="00302041" w:rsidRDefault="004B5EBF" w:rsidP="00302041">
    <w:pPr>
      <w:pStyle w:val="BodyText"/>
      <w:spacing w:before="13"/>
      <w:ind w:right="37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E81C" w14:textId="7D4FB571" w:rsidR="004B5EBF" w:rsidRPr="009A489F" w:rsidRDefault="004B5EBF" w:rsidP="009A489F">
    <w:pPr>
      <w:pStyle w:val="BodyText"/>
      <w:spacing w:before="13"/>
      <w:ind w:left="-90" w:right="37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E191" w14:textId="77777777" w:rsidR="00030994" w:rsidRDefault="00030994">
      <w:r>
        <w:separator/>
      </w:r>
    </w:p>
  </w:footnote>
  <w:footnote w:type="continuationSeparator" w:id="0">
    <w:p w14:paraId="6C5C533D" w14:textId="77777777" w:rsidR="00030994" w:rsidRDefault="00030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E814" w14:textId="36FCC0D7" w:rsidR="004B5EBF" w:rsidRPr="003D3F75" w:rsidRDefault="00FD1C01">
    <w:pPr>
      <w:pStyle w:val="Header"/>
      <w:jc w:val="right"/>
      <w:rPr>
        <w:sz w:val="28"/>
      </w:rPr>
    </w:pPr>
    <w:sdt>
      <w:sdtPr>
        <w:rPr>
          <w:sz w:val="28"/>
        </w:rPr>
        <w:id w:val="-1639800049"/>
        <w:docPartObj>
          <w:docPartGallery w:val="Page Numbers (Top of Page)"/>
          <w:docPartUnique/>
        </w:docPartObj>
      </w:sdtPr>
      <w:sdtEndPr>
        <w:rPr>
          <w:noProof/>
        </w:rPr>
      </w:sdtEndPr>
      <w:sdtContent>
        <w:sdt>
          <w:sdtPr>
            <w:rPr>
              <w:sz w:val="28"/>
            </w:rPr>
            <w:alias w:val="Title"/>
            <w:id w:val="1199514221"/>
            <w:placeholder>
              <w:docPart w:val="2E0BB526895A490C9B201057AF3E0545"/>
            </w:placeholder>
            <w:showingPlcHdr/>
            <w:dataBinding w:prefixMappings="xmlns:ns0='http://purl.org/dc/elements/1.1/' xmlns:ns1='http://schemas.openxmlformats.org/package/2006/metadata/core-properties' " w:xpath="/ns1:coreProperties[1]/ns0:title[1]" w:storeItemID="{6C3C8BC8-F283-45AE-878A-BAB7291924A1}"/>
            <w:text/>
          </w:sdtPr>
          <w:sdtEndPr/>
          <w:sdtContent>
            <w:ins w:id="2" w:author="Wong, Nelson (EOTSS)" w:date="2026-01-09T12:57:00Z" w16du:dateUtc="2026-01-09T17:57:00Z">
              <w:r w:rsidRPr="00C75CAC">
                <w:rPr>
                  <w:rStyle w:val="PlaceholderText"/>
                </w:rPr>
                <w:t>[Title]</w:t>
              </w:r>
            </w:ins>
          </w:sdtContent>
        </w:sdt>
        <w:r w:rsidR="00017E0D" w:rsidRPr="003D3F75">
          <w:rPr>
            <w:sz w:val="28"/>
          </w:rPr>
          <w:t xml:space="preserve"> </w:t>
        </w:r>
      </w:sdtContent>
    </w:sdt>
  </w:p>
  <w:p w14:paraId="4101E815" w14:textId="77777777" w:rsidR="004B5EBF" w:rsidRDefault="004B5EBF">
    <w:pPr>
      <w:pStyle w:val="Header"/>
    </w:pPr>
  </w:p>
  <w:p w14:paraId="4101E816" w14:textId="77777777" w:rsidR="004B5EBF" w:rsidRDefault="004B5E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762"/>
    <w:multiLevelType w:val="hybridMultilevel"/>
    <w:tmpl w:val="497A22D0"/>
    <w:lvl w:ilvl="0" w:tplc="367CC120">
      <w:start w:val="1"/>
      <w:numFmt w:val="decimal"/>
      <w:lvlText w:val="%1)"/>
      <w:lvlJc w:val="left"/>
      <w:pPr>
        <w:ind w:left="720" w:hanging="360"/>
      </w:pPr>
    </w:lvl>
    <w:lvl w:ilvl="1" w:tplc="9488AA7C" w:tentative="1">
      <w:start w:val="1"/>
      <w:numFmt w:val="lowerLetter"/>
      <w:lvlText w:val="%2."/>
      <w:lvlJc w:val="left"/>
      <w:pPr>
        <w:ind w:left="1440" w:hanging="360"/>
      </w:pPr>
    </w:lvl>
    <w:lvl w:ilvl="2" w:tplc="C124336E" w:tentative="1">
      <w:start w:val="1"/>
      <w:numFmt w:val="lowerRoman"/>
      <w:lvlText w:val="%3."/>
      <w:lvlJc w:val="right"/>
      <w:pPr>
        <w:ind w:left="2160" w:hanging="180"/>
      </w:pPr>
    </w:lvl>
    <w:lvl w:ilvl="3" w:tplc="49AA7CC2" w:tentative="1">
      <w:start w:val="1"/>
      <w:numFmt w:val="decimal"/>
      <w:lvlText w:val="%4."/>
      <w:lvlJc w:val="left"/>
      <w:pPr>
        <w:ind w:left="2880" w:hanging="360"/>
      </w:pPr>
    </w:lvl>
    <w:lvl w:ilvl="4" w:tplc="981C1404" w:tentative="1">
      <w:start w:val="1"/>
      <w:numFmt w:val="lowerLetter"/>
      <w:lvlText w:val="%5."/>
      <w:lvlJc w:val="left"/>
      <w:pPr>
        <w:ind w:left="3600" w:hanging="360"/>
      </w:pPr>
    </w:lvl>
    <w:lvl w:ilvl="5" w:tplc="571C4DE2" w:tentative="1">
      <w:start w:val="1"/>
      <w:numFmt w:val="lowerRoman"/>
      <w:lvlText w:val="%6."/>
      <w:lvlJc w:val="right"/>
      <w:pPr>
        <w:ind w:left="4320" w:hanging="180"/>
      </w:pPr>
    </w:lvl>
    <w:lvl w:ilvl="6" w:tplc="2A323F8E" w:tentative="1">
      <w:start w:val="1"/>
      <w:numFmt w:val="decimal"/>
      <w:lvlText w:val="%7."/>
      <w:lvlJc w:val="left"/>
      <w:pPr>
        <w:ind w:left="5040" w:hanging="360"/>
      </w:pPr>
    </w:lvl>
    <w:lvl w:ilvl="7" w:tplc="94200A48" w:tentative="1">
      <w:start w:val="1"/>
      <w:numFmt w:val="lowerLetter"/>
      <w:lvlText w:val="%8."/>
      <w:lvlJc w:val="left"/>
      <w:pPr>
        <w:ind w:left="5760" w:hanging="360"/>
      </w:pPr>
    </w:lvl>
    <w:lvl w:ilvl="8" w:tplc="DB364DB2" w:tentative="1">
      <w:start w:val="1"/>
      <w:numFmt w:val="lowerRoman"/>
      <w:lvlText w:val="%9."/>
      <w:lvlJc w:val="right"/>
      <w:pPr>
        <w:ind w:left="6480" w:hanging="180"/>
      </w:pPr>
    </w:lvl>
  </w:abstractNum>
  <w:abstractNum w:abstractNumId="1" w15:restartNumberingAfterBreak="0">
    <w:nsid w:val="230372C6"/>
    <w:multiLevelType w:val="hybridMultilevel"/>
    <w:tmpl w:val="E2A4319C"/>
    <w:lvl w:ilvl="0" w:tplc="F32C8A2E">
      <w:start w:val="1"/>
      <w:numFmt w:val="bullet"/>
      <w:lvlText w:val="•"/>
      <w:lvlJc w:val="left"/>
      <w:pPr>
        <w:tabs>
          <w:tab w:val="num" w:pos="720"/>
        </w:tabs>
        <w:ind w:left="720" w:hanging="360"/>
      </w:pPr>
      <w:rPr>
        <w:rFonts w:ascii="Arial" w:hAnsi="Arial" w:hint="default"/>
      </w:rPr>
    </w:lvl>
    <w:lvl w:ilvl="1" w:tplc="A79A4AD6">
      <w:start w:val="149"/>
      <w:numFmt w:val="bullet"/>
      <w:lvlText w:val="•"/>
      <w:lvlJc w:val="left"/>
      <w:pPr>
        <w:tabs>
          <w:tab w:val="num" w:pos="1440"/>
        </w:tabs>
        <w:ind w:left="1440" w:hanging="360"/>
      </w:pPr>
      <w:rPr>
        <w:rFonts w:ascii="Arial" w:hAnsi="Arial" w:hint="default"/>
      </w:rPr>
    </w:lvl>
    <w:lvl w:ilvl="2" w:tplc="7A9E96A2" w:tentative="1">
      <w:start w:val="1"/>
      <w:numFmt w:val="bullet"/>
      <w:lvlText w:val="•"/>
      <w:lvlJc w:val="left"/>
      <w:pPr>
        <w:tabs>
          <w:tab w:val="num" w:pos="2160"/>
        </w:tabs>
        <w:ind w:left="2160" w:hanging="360"/>
      </w:pPr>
      <w:rPr>
        <w:rFonts w:ascii="Arial" w:hAnsi="Arial" w:hint="default"/>
      </w:rPr>
    </w:lvl>
    <w:lvl w:ilvl="3" w:tplc="5046FE80" w:tentative="1">
      <w:start w:val="1"/>
      <w:numFmt w:val="bullet"/>
      <w:lvlText w:val="•"/>
      <w:lvlJc w:val="left"/>
      <w:pPr>
        <w:tabs>
          <w:tab w:val="num" w:pos="2880"/>
        </w:tabs>
        <w:ind w:left="2880" w:hanging="360"/>
      </w:pPr>
      <w:rPr>
        <w:rFonts w:ascii="Arial" w:hAnsi="Arial" w:hint="default"/>
      </w:rPr>
    </w:lvl>
    <w:lvl w:ilvl="4" w:tplc="0600A6C6" w:tentative="1">
      <w:start w:val="1"/>
      <w:numFmt w:val="bullet"/>
      <w:lvlText w:val="•"/>
      <w:lvlJc w:val="left"/>
      <w:pPr>
        <w:tabs>
          <w:tab w:val="num" w:pos="3600"/>
        </w:tabs>
        <w:ind w:left="3600" w:hanging="360"/>
      </w:pPr>
      <w:rPr>
        <w:rFonts w:ascii="Arial" w:hAnsi="Arial" w:hint="default"/>
      </w:rPr>
    </w:lvl>
    <w:lvl w:ilvl="5" w:tplc="787483D4" w:tentative="1">
      <w:start w:val="1"/>
      <w:numFmt w:val="bullet"/>
      <w:lvlText w:val="•"/>
      <w:lvlJc w:val="left"/>
      <w:pPr>
        <w:tabs>
          <w:tab w:val="num" w:pos="4320"/>
        </w:tabs>
        <w:ind w:left="4320" w:hanging="360"/>
      </w:pPr>
      <w:rPr>
        <w:rFonts w:ascii="Arial" w:hAnsi="Arial" w:hint="default"/>
      </w:rPr>
    </w:lvl>
    <w:lvl w:ilvl="6" w:tplc="EFC4C4EA" w:tentative="1">
      <w:start w:val="1"/>
      <w:numFmt w:val="bullet"/>
      <w:lvlText w:val="•"/>
      <w:lvlJc w:val="left"/>
      <w:pPr>
        <w:tabs>
          <w:tab w:val="num" w:pos="5040"/>
        </w:tabs>
        <w:ind w:left="5040" w:hanging="360"/>
      </w:pPr>
      <w:rPr>
        <w:rFonts w:ascii="Arial" w:hAnsi="Arial" w:hint="default"/>
      </w:rPr>
    </w:lvl>
    <w:lvl w:ilvl="7" w:tplc="DCD0B492" w:tentative="1">
      <w:start w:val="1"/>
      <w:numFmt w:val="bullet"/>
      <w:lvlText w:val="•"/>
      <w:lvlJc w:val="left"/>
      <w:pPr>
        <w:tabs>
          <w:tab w:val="num" w:pos="5760"/>
        </w:tabs>
        <w:ind w:left="5760" w:hanging="360"/>
      </w:pPr>
      <w:rPr>
        <w:rFonts w:ascii="Arial" w:hAnsi="Arial" w:hint="default"/>
      </w:rPr>
    </w:lvl>
    <w:lvl w:ilvl="8" w:tplc="C7E2E1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3831FC7"/>
    <w:multiLevelType w:val="multilevel"/>
    <w:tmpl w:val="91E8158A"/>
    <w:lvl w:ilvl="0">
      <w:start w:val="1"/>
      <w:numFmt w:val="decimal"/>
      <w:lvlText w:val="%1"/>
      <w:lvlJc w:val="left"/>
      <w:pPr>
        <w:ind w:left="432" w:hanging="432"/>
      </w:pPr>
      <w:rPr>
        <w:rFonts w:hint="default"/>
      </w:rPr>
    </w:lvl>
    <w:lvl w:ilvl="1">
      <w:start w:val="1"/>
      <w:numFmt w:val="decimal"/>
      <w:lvlText w:val="%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D320ADC"/>
    <w:multiLevelType w:val="hybridMultilevel"/>
    <w:tmpl w:val="E6A60516"/>
    <w:lvl w:ilvl="0" w:tplc="BDB2FF32">
      <w:start w:val="1"/>
      <w:numFmt w:val="bullet"/>
      <w:pStyle w:val="ListBulletNegative"/>
      <w:lvlText w:val=""/>
      <w:lvlJc w:val="left"/>
      <w:pPr>
        <w:ind w:left="576" w:hanging="432"/>
      </w:pPr>
      <w:rPr>
        <w:rFonts w:ascii="Wingdings 3" w:hAnsi="Wingdings 3" w:hint="default"/>
        <w:color w:val="7F7F7F" w:themeColor="text1" w:themeTint="80"/>
        <w:position w:val="0"/>
        <w:sz w:val="28"/>
      </w:rPr>
    </w:lvl>
    <w:lvl w:ilvl="1" w:tplc="D0CE0882" w:tentative="1">
      <w:start w:val="1"/>
      <w:numFmt w:val="bullet"/>
      <w:lvlText w:val="o"/>
      <w:lvlJc w:val="left"/>
      <w:pPr>
        <w:ind w:left="1440" w:hanging="360"/>
      </w:pPr>
      <w:rPr>
        <w:rFonts w:ascii="Courier New" w:hAnsi="Courier New" w:cs="Courier New" w:hint="default"/>
      </w:rPr>
    </w:lvl>
    <w:lvl w:ilvl="2" w:tplc="CE367918" w:tentative="1">
      <w:start w:val="1"/>
      <w:numFmt w:val="bullet"/>
      <w:lvlText w:val=""/>
      <w:lvlJc w:val="left"/>
      <w:pPr>
        <w:ind w:left="2160" w:hanging="360"/>
      </w:pPr>
      <w:rPr>
        <w:rFonts w:ascii="Wingdings" w:hAnsi="Wingdings" w:hint="default"/>
      </w:rPr>
    </w:lvl>
    <w:lvl w:ilvl="3" w:tplc="EE6406AA" w:tentative="1">
      <w:start w:val="1"/>
      <w:numFmt w:val="bullet"/>
      <w:lvlText w:val=""/>
      <w:lvlJc w:val="left"/>
      <w:pPr>
        <w:ind w:left="2880" w:hanging="360"/>
      </w:pPr>
      <w:rPr>
        <w:rFonts w:ascii="Symbol" w:hAnsi="Symbol" w:hint="default"/>
      </w:rPr>
    </w:lvl>
    <w:lvl w:ilvl="4" w:tplc="FE08435C" w:tentative="1">
      <w:start w:val="1"/>
      <w:numFmt w:val="bullet"/>
      <w:lvlText w:val="o"/>
      <w:lvlJc w:val="left"/>
      <w:pPr>
        <w:ind w:left="3600" w:hanging="360"/>
      </w:pPr>
      <w:rPr>
        <w:rFonts w:ascii="Courier New" w:hAnsi="Courier New" w:cs="Courier New" w:hint="default"/>
      </w:rPr>
    </w:lvl>
    <w:lvl w:ilvl="5" w:tplc="ACF825B6" w:tentative="1">
      <w:start w:val="1"/>
      <w:numFmt w:val="bullet"/>
      <w:lvlText w:val=""/>
      <w:lvlJc w:val="left"/>
      <w:pPr>
        <w:ind w:left="4320" w:hanging="360"/>
      </w:pPr>
      <w:rPr>
        <w:rFonts w:ascii="Wingdings" w:hAnsi="Wingdings" w:hint="default"/>
      </w:rPr>
    </w:lvl>
    <w:lvl w:ilvl="6" w:tplc="19040238" w:tentative="1">
      <w:start w:val="1"/>
      <w:numFmt w:val="bullet"/>
      <w:lvlText w:val=""/>
      <w:lvlJc w:val="left"/>
      <w:pPr>
        <w:ind w:left="5040" w:hanging="360"/>
      </w:pPr>
      <w:rPr>
        <w:rFonts w:ascii="Symbol" w:hAnsi="Symbol" w:hint="default"/>
      </w:rPr>
    </w:lvl>
    <w:lvl w:ilvl="7" w:tplc="7C02EE3A" w:tentative="1">
      <w:start w:val="1"/>
      <w:numFmt w:val="bullet"/>
      <w:lvlText w:val="o"/>
      <w:lvlJc w:val="left"/>
      <w:pPr>
        <w:ind w:left="5760" w:hanging="360"/>
      </w:pPr>
      <w:rPr>
        <w:rFonts w:ascii="Courier New" w:hAnsi="Courier New" w:cs="Courier New" w:hint="default"/>
      </w:rPr>
    </w:lvl>
    <w:lvl w:ilvl="8" w:tplc="BF188DF4" w:tentative="1">
      <w:start w:val="1"/>
      <w:numFmt w:val="bullet"/>
      <w:lvlText w:val=""/>
      <w:lvlJc w:val="left"/>
      <w:pPr>
        <w:ind w:left="6480" w:hanging="360"/>
      </w:pPr>
      <w:rPr>
        <w:rFonts w:ascii="Wingdings" w:hAnsi="Wingdings" w:hint="default"/>
      </w:rPr>
    </w:lvl>
  </w:abstractNum>
  <w:abstractNum w:abstractNumId="4" w15:restartNumberingAfterBreak="0">
    <w:nsid w:val="35F369CB"/>
    <w:multiLevelType w:val="hybridMultilevel"/>
    <w:tmpl w:val="6FC07668"/>
    <w:lvl w:ilvl="0" w:tplc="960A883E">
      <w:start w:val="1"/>
      <w:numFmt w:val="bullet"/>
      <w:pStyle w:val="ListBullet"/>
      <w:lvlText w:val=""/>
      <w:lvlJc w:val="left"/>
      <w:pPr>
        <w:ind w:left="576" w:hanging="432"/>
      </w:pPr>
      <w:rPr>
        <w:rFonts w:ascii="Wingdings 3" w:hAnsi="Wingdings 3" w:hint="default"/>
        <w:color w:val="4F81BD" w:themeColor="accent1"/>
        <w:position w:val="-4"/>
        <w:sz w:val="28"/>
      </w:rPr>
    </w:lvl>
    <w:lvl w:ilvl="1" w:tplc="35EE70C4" w:tentative="1">
      <w:start w:val="1"/>
      <w:numFmt w:val="bullet"/>
      <w:lvlText w:val="o"/>
      <w:lvlJc w:val="left"/>
      <w:pPr>
        <w:ind w:left="1440" w:hanging="360"/>
      </w:pPr>
      <w:rPr>
        <w:rFonts w:ascii="Courier New" w:hAnsi="Courier New" w:cs="Courier New" w:hint="default"/>
      </w:rPr>
    </w:lvl>
    <w:lvl w:ilvl="2" w:tplc="90AC882E" w:tentative="1">
      <w:start w:val="1"/>
      <w:numFmt w:val="bullet"/>
      <w:lvlText w:val=""/>
      <w:lvlJc w:val="left"/>
      <w:pPr>
        <w:ind w:left="2160" w:hanging="360"/>
      </w:pPr>
      <w:rPr>
        <w:rFonts w:ascii="Wingdings" w:hAnsi="Wingdings" w:hint="default"/>
      </w:rPr>
    </w:lvl>
    <w:lvl w:ilvl="3" w:tplc="E06E7ABE" w:tentative="1">
      <w:start w:val="1"/>
      <w:numFmt w:val="bullet"/>
      <w:lvlText w:val=""/>
      <w:lvlJc w:val="left"/>
      <w:pPr>
        <w:ind w:left="2880" w:hanging="360"/>
      </w:pPr>
      <w:rPr>
        <w:rFonts w:ascii="Symbol" w:hAnsi="Symbol" w:hint="default"/>
      </w:rPr>
    </w:lvl>
    <w:lvl w:ilvl="4" w:tplc="503A2E98" w:tentative="1">
      <w:start w:val="1"/>
      <w:numFmt w:val="bullet"/>
      <w:lvlText w:val="o"/>
      <w:lvlJc w:val="left"/>
      <w:pPr>
        <w:ind w:left="3600" w:hanging="360"/>
      </w:pPr>
      <w:rPr>
        <w:rFonts w:ascii="Courier New" w:hAnsi="Courier New" w:cs="Courier New" w:hint="default"/>
      </w:rPr>
    </w:lvl>
    <w:lvl w:ilvl="5" w:tplc="E6366C1C" w:tentative="1">
      <w:start w:val="1"/>
      <w:numFmt w:val="bullet"/>
      <w:lvlText w:val=""/>
      <w:lvlJc w:val="left"/>
      <w:pPr>
        <w:ind w:left="4320" w:hanging="360"/>
      </w:pPr>
      <w:rPr>
        <w:rFonts w:ascii="Wingdings" w:hAnsi="Wingdings" w:hint="default"/>
      </w:rPr>
    </w:lvl>
    <w:lvl w:ilvl="6" w:tplc="EF8A266A" w:tentative="1">
      <w:start w:val="1"/>
      <w:numFmt w:val="bullet"/>
      <w:lvlText w:val=""/>
      <w:lvlJc w:val="left"/>
      <w:pPr>
        <w:ind w:left="5040" w:hanging="360"/>
      </w:pPr>
      <w:rPr>
        <w:rFonts w:ascii="Symbol" w:hAnsi="Symbol" w:hint="default"/>
      </w:rPr>
    </w:lvl>
    <w:lvl w:ilvl="7" w:tplc="0338D462" w:tentative="1">
      <w:start w:val="1"/>
      <w:numFmt w:val="bullet"/>
      <w:lvlText w:val="o"/>
      <w:lvlJc w:val="left"/>
      <w:pPr>
        <w:ind w:left="5760" w:hanging="360"/>
      </w:pPr>
      <w:rPr>
        <w:rFonts w:ascii="Courier New" w:hAnsi="Courier New" w:cs="Courier New" w:hint="default"/>
      </w:rPr>
    </w:lvl>
    <w:lvl w:ilvl="8" w:tplc="4838E5C6" w:tentative="1">
      <w:start w:val="1"/>
      <w:numFmt w:val="bullet"/>
      <w:lvlText w:val=""/>
      <w:lvlJc w:val="left"/>
      <w:pPr>
        <w:ind w:left="6480" w:hanging="360"/>
      </w:pPr>
      <w:rPr>
        <w:rFonts w:ascii="Wingdings" w:hAnsi="Wingdings" w:hint="default"/>
      </w:rPr>
    </w:lvl>
  </w:abstractNum>
  <w:abstractNum w:abstractNumId="5" w15:restartNumberingAfterBreak="0">
    <w:nsid w:val="73EB48EA"/>
    <w:multiLevelType w:val="hybridMultilevel"/>
    <w:tmpl w:val="497A22D0"/>
    <w:lvl w:ilvl="0" w:tplc="3244BA6C">
      <w:start w:val="1"/>
      <w:numFmt w:val="decimal"/>
      <w:lvlText w:val="%1)"/>
      <w:lvlJc w:val="left"/>
      <w:pPr>
        <w:ind w:left="720" w:hanging="360"/>
      </w:pPr>
    </w:lvl>
    <w:lvl w:ilvl="1" w:tplc="74402532" w:tentative="1">
      <w:start w:val="1"/>
      <w:numFmt w:val="lowerLetter"/>
      <w:lvlText w:val="%2."/>
      <w:lvlJc w:val="left"/>
      <w:pPr>
        <w:ind w:left="1440" w:hanging="360"/>
      </w:pPr>
    </w:lvl>
    <w:lvl w:ilvl="2" w:tplc="429AA3C8" w:tentative="1">
      <w:start w:val="1"/>
      <w:numFmt w:val="lowerRoman"/>
      <w:lvlText w:val="%3."/>
      <w:lvlJc w:val="right"/>
      <w:pPr>
        <w:ind w:left="2160" w:hanging="180"/>
      </w:pPr>
    </w:lvl>
    <w:lvl w:ilvl="3" w:tplc="B04E3D2C" w:tentative="1">
      <w:start w:val="1"/>
      <w:numFmt w:val="decimal"/>
      <w:lvlText w:val="%4."/>
      <w:lvlJc w:val="left"/>
      <w:pPr>
        <w:ind w:left="2880" w:hanging="360"/>
      </w:pPr>
    </w:lvl>
    <w:lvl w:ilvl="4" w:tplc="5566B896" w:tentative="1">
      <w:start w:val="1"/>
      <w:numFmt w:val="lowerLetter"/>
      <w:lvlText w:val="%5."/>
      <w:lvlJc w:val="left"/>
      <w:pPr>
        <w:ind w:left="3600" w:hanging="360"/>
      </w:pPr>
    </w:lvl>
    <w:lvl w:ilvl="5" w:tplc="FE327ADC" w:tentative="1">
      <w:start w:val="1"/>
      <w:numFmt w:val="lowerRoman"/>
      <w:lvlText w:val="%6."/>
      <w:lvlJc w:val="right"/>
      <w:pPr>
        <w:ind w:left="4320" w:hanging="180"/>
      </w:pPr>
    </w:lvl>
    <w:lvl w:ilvl="6" w:tplc="DB1EC4F4" w:tentative="1">
      <w:start w:val="1"/>
      <w:numFmt w:val="decimal"/>
      <w:lvlText w:val="%7."/>
      <w:lvlJc w:val="left"/>
      <w:pPr>
        <w:ind w:left="5040" w:hanging="360"/>
      </w:pPr>
    </w:lvl>
    <w:lvl w:ilvl="7" w:tplc="4FA25A26" w:tentative="1">
      <w:start w:val="1"/>
      <w:numFmt w:val="lowerLetter"/>
      <w:lvlText w:val="%8."/>
      <w:lvlJc w:val="left"/>
      <w:pPr>
        <w:ind w:left="5760" w:hanging="360"/>
      </w:pPr>
    </w:lvl>
    <w:lvl w:ilvl="8" w:tplc="E6805F14" w:tentative="1">
      <w:start w:val="1"/>
      <w:numFmt w:val="lowerRoman"/>
      <w:lvlText w:val="%9."/>
      <w:lvlJc w:val="right"/>
      <w:pPr>
        <w:ind w:left="6480" w:hanging="180"/>
      </w:pPr>
    </w:lvl>
  </w:abstractNum>
  <w:abstractNum w:abstractNumId="6" w15:restartNumberingAfterBreak="0">
    <w:nsid w:val="75E46D29"/>
    <w:multiLevelType w:val="multilevel"/>
    <w:tmpl w:val="45262E4A"/>
    <w:lvl w:ilvl="0">
      <w:start w:val="1"/>
      <w:numFmt w:val="decimal"/>
      <w:pStyle w:val="Heading1"/>
      <w:lvlText w:val="%1"/>
      <w:lvlJc w:val="left"/>
      <w:pPr>
        <w:tabs>
          <w:tab w:val="num" w:pos="3060"/>
        </w:tabs>
        <w:ind w:left="864" w:hanging="864"/>
      </w:pPr>
      <w:rPr>
        <w:rFonts w:ascii="Arial" w:hAnsi="Arial" w:hint="default"/>
        <w:b/>
        <w:i w:val="0"/>
        <w:sz w:val="20"/>
        <w:szCs w:val="20"/>
      </w:rPr>
    </w:lvl>
    <w:lvl w:ilvl="1">
      <w:start w:val="1"/>
      <w:numFmt w:val="decimal"/>
      <w:pStyle w:val="Heading2"/>
      <w:lvlText w:val="%1.%2"/>
      <w:lvlJc w:val="left"/>
      <w:pPr>
        <w:tabs>
          <w:tab w:val="num" w:pos="792"/>
        </w:tabs>
        <w:ind w:left="1656" w:hanging="1656"/>
      </w:pPr>
      <w:rPr>
        <w:rFonts w:ascii="Arial" w:hAnsi="Arial" w:hint="default"/>
        <w:b/>
        <w:i w:val="0"/>
        <w:sz w:val="20"/>
        <w:szCs w:val="20"/>
      </w:rPr>
    </w:lvl>
    <w:lvl w:ilvl="2">
      <w:start w:val="1"/>
      <w:numFmt w:val="decimal"/>
      <w:pStyle w:val="Heading3"/>
      <w:lvlText w:val="%1.%2.%3"/>
      <w:lvlJc w:val="left"/>
      <w:pPr>
        <w:tabs>
          <w:tab w:val="num" w:pos="1224"/>
        </w:tabs>
        <w:ind w:left="2520" w:hanging="2520"/>
      </w:pPr>
      <w:rPr>
        <w:rFonts w:ascii="Arial" w:hAnsi="Arial" w:hint="default"/>
        <w:b/>
        <w:i w:val="0"/>
        <w:sz w:val="20"/>
        <w:szCs w:val="20"/>
      </w:rPr>
    </w:lvl>
    <w:lvl w:ilvl="3">
      <w:start w:val="1"/>
      <w:numFmt w:val="decimal"/>
      <w:lvlText w:val="%1.%2.%3.%4"/>
      <w:lvlJc w:val="left"/>
      <w:pPr>
        <w:tabs>
          <w:tab w:val="num" w:pos="1728"/>
        </w:tabs>
        <w:ind w:left="3312" w:hanging="3312"/>
      </w:pPr>
      <w:rPr>
        <w:rFonts w:hint="default"/>
        <w:b/>
        <w:i w:val="0"/>
      </w:rPr>
    </w:lvl>
    <w:lvl w:ilvl="4">
      <w:start w:val="1"/>
      <w:numFmt w:val="decimal"/>
      <w:lvlText w:val="%1.%2.%3.%4.%5"/>
      <w:lvlJc w:val="left"/>
      <w:pPr>
        <w:tabs>
          <w:tab w:val="num" w:pos="2232"/>
        </w:tabs>
        <w:ind w:left="3888" w:hanging="3888"/>
      </w:pPr>
      <w:rPr>
        <w:rFonts w:ascii="Arial" w:hAnsi="Arial" w:hint="default"/>
        <w:b/>
        <w:i w:val="0"/>
        <w:sz w:val="20"/>
        <w:szCs w:val="20"/>
      </w:rPr>
    </w:lvl>
    <w:lvl w:ilvl="5">
      <w:start w:val="1"/>
      <w:numFmt w:val="decimal"/>
      <w:lvlText w:val="%1.%2.%3.%4.%5.%6"/>
      <w:lvlJc w:val="left"/>
      <w:pPr>
        <w:tabs>
          <w:tab w:val="num" w:pos="2736"/>
        </w:tabs>
        <w:ind w:left="2736" w:hanging="936"/>
      </w:pPr>
      <w:rPr>
        <w:rFonts w:ascii="Arial" w:hAnsi="Arial" w:hint="default"/>
        <w:b/>
        <w:i w:val="0"/>
        <w:sz w:val="20"/>
        <w:szCs w:val="20"/>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492332219">
    <w:abstractNumId w:val="4"/>
  </w:num>
  <w:num w:numId="2" w16cid:durableId="825978165">
    <w:abstractNumId w:val="3"/>
  </w:num>
  <w:num w:numId="3" w16cid:durableId="602305459">
    <w:abstractNumId w:val="1"/>
  </w:num>
  <w:num w:numId="4" w16cid:durableId="403452907">
    <w:abstractNumId w:val="0"/>
  </w:num>
  <w:num w:numId="5" w16cid:durableId="1012606084">
    <w:abstractNumId w:val="5"/>
  </w:num>
  <w:num w:numId="6" w16cid:durableId="42022252">
    <w:abstractNumId w:val="2"/>
  </w:num>
  <w:num w:numId="7" w16cid:durableId="1280814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ng, Nelson (EOTSS)">
    <w15:presenceInfo w15:providerId="AD" w15:userId="S::nelson.wong@mass.gov::b39b347f-237e-4fae-a388-16bb50b6c4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098"/>
    <w:rsid w:val="00017E0D"/>
    <w:rsid w:val="00030994"/>
    <w:rsid w:val="002937F2"/>
    <w:rsid w:val="00417BA6"/>
    <w:rsid w:val="004B5EBF"/>
    <w:rsid w:val="004C0812"/>
    <w:rsid w:val="004E6485"/>
    <w:rsid w:val="0065514D"/>
    <w:rsid w:val="00952098"/>
    <w:rsid w:val="00C5415C"/>
    <w:rsid w:val="00D21CE7"/>
    <w:rsid w:val="00D81689"/>
    <w:rsid w:val="00E6460D"/>
    <w:rsid w:val="00FA5A76"/>
    <w:rsid w:val="00FD1C0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101E7CB"/>
  <w15:docId w15:val="{F031FB53-C73A-4A03-9E0A-425CFE84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EB56D7"/>
    <w:pPr>
      <w:widowControl/>
      <w:numPr>
        <w:numId w:val="7"/>
      </w:numPr>
      <w:autoSpaceDE/>
      <w:autoSpaceDN/>
      <w:spacing w:before="160"/>
      <w:outlineLvl w:val="0"/>
    </w:pPr>
    <w:rPr>
      <w:rFonts w:eastAsiaTheme="minorHAnsi" w:cstheme="minorBidi"/>
      <w:color w:val="1F497D" w:themeColor="text2"/>
      <w:sz w:val="32"/>
      <w:szCs w:val="32"/>
    </w:rPr>
  </w:style>
  <w:style w:type="paragraph" w:styleId="Heading2">
    <w:name w:val="heading 2"/>
    <w:basedOn w:val="Normal"/>
    <w:next w:val="Normal"/>
    <w:link w:val="Heading2Char"/>
    <w:uiPriority w:val="9"/>
    <w:unhideWhenUsed/>
    <w:qFormat/>
    <w:rsid w:val="00627DE3"/>
    <w:pPr>
      <w:widowControl/>
      <w:numPr>
        <w:ilvl w:val="1"/>
        <w:numId w:val="7"/>
      </w:numPr>
      <w:autoSpaceDE/>
      <w:autoSpaceDN/>
      <w:outlineLvl w:val="1"/>
    </w:pPr>
    <w:rPr>
      <w:rFonts w:eastAsiaTheme="minorHAnsi" w:cstheme="minorBidi"/>
      <w:color w:val="1F497D" w:themeColor="text2"/>
      <w:sz w:val="28"/>
      <w:szCs w:val="28"/>
    </w:rPr>
  </w:style>
  <w:style w:type="paragraph" w:styleId="Heading3">
    <w:name w:val="heading 3"/>
    <w:basedOn w:val="Normal"/>
    <w:next w:val="Normal"/>
    <w:link w:val="Heading3Char"/>
    <w:uiPriority w:val="9"/>
    <w:unhideWhenUsed/>
    <w:qFormat/>
    <w:rsid w:val="003D3F75"/>
    <w:pPr>
      <w:widowControl/>
      <w:numPr>
        <w:ilvl w:val="2"/>
        <w:numId w:val="7"/>
      </w:numPr>
      <w:autoSpaceDE/>
      <w:autoSpaceDN/>
      <w:spacing w:before="160"/>
      <w:outlineLvl w:val="2"/>
    </w:pPr>
    <w:rPr>
      <w:rFonts w:eastAsiaTheme="minorHAnsi" w:cstheme="minorBidi"/>
      <w:sz w:val="24"/>
      <w:szCs w:val="24"/>
    </w:rPr>
  </w:style>
  <w:style w:type="paragraph" w:styleId="Heading4">
    <w:name w:val="heading 4"/>
    <w:basedOn w:val="Normal"/>
    <w:next w:val="Normal"/>
    <w:link w:val="Heading4Char"/>
    <w:uiPriority w:val="9"/>
    <w:unhideWhenUsed/>
    <w:qFormat/>
    <w:rsid w:val="003D3F75"/>
    <w:pPr>
      <w:widowControl/>
      <w:numPr>
        <w:ilvl w:val="3"/>
        <w:numId w:val="6"/>
      </w:numPr>
      <w:autoSpaceDE/>
      <w:autoSpaceDN/>
      <w:spacing w:before="120" w:after="120"/>
      <w:outlineLvl w:val="3"/>
    </w:pPr>
    <w:rPr>
      <w:rFonts w:eastAsiaTheme="minorHAnsi" w:cstheme="minorBidi"/>
      <w:caps/>
      <w:color w:val="FFFFFF" w:themeColor="background1"/>
      <w:sz w:val="24"/>
      <w:szCs w:val="24"/>
    </w:rPr>
  </w:style>
  <w:style w:type="paragraph" w:styleId="Heading5">
    <w:name w:val="heading 5"/>
    <w:basedOn w:val="Normal"/>
    <w:next w:val="Normal"/>
    <w:link w:val="Heading5Char"/>
    <w:uiPriority w:val="9"/>
    <w:unhideWhenUsed/>
    <w:qFormat/>
    <w:rsid w:val="003D3F75"/>
    <w:pPr>
      <w:widowControl/>
      <w:numPr>
        <w:ilvl w:val="4"/>
        <w:numId w:val="6"/>
      </w:numPr>
      <w:autoSpaceDE/>
      <w:autoSpaceDN/>
      <w:spacing w:before="60" w:after="60"/>
      <w:outlineLvl w:val="4"/>
    </w:pPr>
    <w:rPr>
      <w:rFonts w:eastAsiaTheme="minorHAnsi" w:cstheme="minorBidi"/>
      <w:caps/>
      <w:color w:val="00B0F0"/>
      <w:sz w:val="20"/>
      <w:szCs w:val="20"/>
    </w:rPr>
  </w:style>
  <w:style w:type="paragraph" w:styleId="Heading6">
    <w:name w:val="heading 6"/>
    <w:basedOn w:val="Normal"/>
    <w:next w:val="Normal"/>
    <w:link w:val="Heading6Char"/>
    <w:uiPriority w:val="9"/>
    <w:unhideWhenUsed/>
    <w:qFormat/>
    <w:rsid w:val="003D3F75"/>
    <w:pPr>
      <w:widowControl/>
      <w:numPr>
        <w:ilvl w:val="5"/>
        <w:numId w:val="6"/>
      </w:numPr>
      <w:autoSpaceDE/>
      <w:autoSpaceDN/>
      <w:spacing w:before="160"/>
      <w:outlineLvl w:val="5"/>
    </w:pPr>
    <w:rPr>
      <w:rFonts w:eastAsiaTheme="minorHAnsi" w:cstheme="minorBidi"/>
      <w:caps/>
      <w:color w:val="00B0F0"/>
      <w:sz w:val="20"/>
      <w:szCs w:val="20"/>
    </w:rPr>
  </w:style>
  <w:style w:type="paragraph" w:styleId="Heading7">
    <w:name w:val="heading 7"/>
    <w:basedOn w:val="Normal"/>
    <w:next w:val="Normal"/>
    <w:link w:val="Heading7Char"/>
    <w:uiPriority w:val="9"/>
    <w:semiHidden/>
    <w:unhideWhenUsed/>
    <w:qFormat/>
    <w:rsid w:val="00627DE3"/>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27DE3"/>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7DE3"/>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7DE3"/>
    <w:pPr>
      <w:spacing w:after="120"/>
    </w:pPr>
    <w:rPr>
      <w:b/>
      <w:bCs/>
    </w:rPr>
  </w:style>
  <w:style w:type="paragraph" w:styleId="ListParagraph">
    <w:name w:val="List Paragraph"/>
    <w:basedOn w:val="Normal"/>
    <w:uiPriority w:val="34"/>
    <w:qFormat/>
    <w:rsid w:val="005956F2"/>
    <w:pPr>
      <w:spacing w:after="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379EF"/>
    <w:pPr>
      <w:tabs>
        <w:tab w:val="center" w:pos="4680"/>
        <w:tab w:val="right" w:pos="9360"/>
      </w:tabs>
    </w:pPr>
  </w:style>
  <w:style w:type="character" w:customStyle="1" w:styleId="HeaderChar">
    <w:name w:val="Header Char"/>
    <w:basedOn w:val="DefaultParagraphFont"/>
    <w:link w:val="Header"/>
    <w:uiPriority w:val="99"/>
    <w:rsid w:val="00A379EF"/>
    <w:rPr>
      <w:rFonts w:ascii="Calibri" w:eastAsia="Calibri" w:hAnsi="Calibri" w:cs="Calibri"/>
    </w:rPr>
  </w:style>
  <w:style w:type="paragraph" w:styleId="Footer">
    <w:name w:val="footer"/>
    <w:basedOn w:val="Normal"/>
    <w:link w:val="FooterChar"/>
    <w:uiPriority w:val="99"/>
    <w:unhideWhenUsed/>
    <w:rsid w:val="00A379EF"/>
    <w:pPr>
      <w:tabs>
        <w:tab w:val="center" w:pos="4680"/>
        <w:tab w:val="right" w:pos="9360"/>
      </w:tabs>
    </w:pPr>
  </w:style>
  <w:style w:type="character" w:customStyle="1" w:styleId="FooterChar">
    <w:name w:val="Footer Char"/>
    <w:basedOn w:val="DefaultParagraphFont"/>
    <w:link w:val="Footer"/>
    <w:uiPriority w:val="99"/>
    <w:rsid w:val="00A379EF"/>
    <w:rPr>
      <w:rFonts w:ascii="Calibri" w:eastAsia="Calibri" w:hAnsi="Calibri" w:cs="Calibri"/>
    </w:rPr>
  </w:style>
  <w:style w:type="character" w:customStyle="1" w:styleId="Heading1Char">
    <w:name w:val="Heading 1 Char"/>
    <w:basedOn w:val="DefaultParagraphFont"/>
    <w:link w:val="Heading1"/>
    <w:uiPriority w:val="9"/>
    <w:rsid w:val="00EB56D7"/>
    <w:rPr>
      <w:rFonts w:ascii="Calibri" w:hAnsi="Calibri"/>
      <w:color w:val="1F497D" w:themeColor="text2"/>
      <w:sz w:val="32"/>
      <w:szCs w:val="32"/>
    </w:rPr>
  </w:style>
  <w:style w:type="character" w:customStyle="1" w:styleId="Heading2Char">
    <w:name w:val="Heading 2 Char"/>
    <w:basedOn w:val="DefaultParagraphFont"/>
    <w:link w:val="Heading2"/>
    <w:uiPriority w:val="9"/>
    <w:rsid w:val="00627DE3"/>
    <w:rPr>
      <w:rFonts w:ascii="Calibri" w:hAnsi="Calibri"/>
      <w:color w:val="1F497D" w:themeColor="text2"/>
      <w:sz w:val="28"/>
      <w:szCs w:val="28"/>
    </w:rPr>
  </w:style>
  <w:style w:type="character" w:customStyle="1" w:styleId="Heading3Char">
    <w:name w:val="Heading 3 Char"/>
    <w:basedOn w:val="DefaultParagraphFont"/>
    <w:link w:val="Heading3"/>
    <w:uiPriority w:val="9"/>
    <w:rsid w:val="003D3F75"/>
    <w:rPr>
      <w:rFonts w:ascii="Calibri" w:hAnsi="Calibri"/>
      <w:sz w:val="24"/>
      <w:szCs w:val="24"/>
    </w:rPr>
  </w:style>
  <w:style w:type="character" w:customStyle="1" w:styleId="Heading4Char">
    <w:name w:val="Heading 4 Char"/>
    <w:basedOn w:val="DefaultParagraphFont"/>
    <w:link w:val="Heading4"/>
    <w:uiPriority w:val="9"/>
    <w:rsid w:val="003D3F75"/>
    <w:rPr>
      <w:rFonts w:ascii="Calibri" w:hAnsi="Calibri"/>
      <w:caps/>
      <w:color w:val="FFFFFF" w:themeColor="background1"/>
      <w:sz w:val="24"/>
      <w:szCs w:val="24"/>
    </w:rPr>
  </w:style>
  <w:style w:type="character" w:customStyle="1" w:styleId="Heading5Char">
    <w:name w:val="Heading 5 Char"/>
    <w:basedOn w:val="DefaultParagraphFont"/>
    <w:link w:val="Heading5"/>
    <w:uiPriority w:val="9"/>
    <w:rsid w:val="003D3F75"/>
    <w:rPr>
      <w:rFonts w:ascii="Calibri" w:hAnsi="Calibri"/>
      <w:caps/>
      <w:color w:val="00B0F0"/>
      <w:sz w:val="20"/>
      <w:szCs w:val="20"/>
    </w:rPr>
  </w:style>
  <w:style w:type="character" w:customStyle="1" w:styleId="Heading6Char">
    <w:name w:val="Heading 6 Char"/>
    <w:basedOn w:val="DefaultParagraphFont"/>
    <w:link w:val="Heading6"/>
    <w:uiPriority w:val="9"/>
    <w:rsid w:val="003D3F75"/>
    <w:rPr>
      <w:rFonts w:ascii="Calibri" w:hAnsi="Calibri"/>
      <w:caps/>
      <w:color w:val="00B0F0"/>
      <w:sz w:val="20"/>
      <w:szCs w:val="20"/>
    </w:rPr>
  </w:style>
  <w:style w:type="paragraph" w:customStyle="1" w:styleId="Normal-SpaceAfter">
    <w:name w:val="Normal - Space After"/>
    <w:basedOn w:val="Normal"/>
    <w:qFormat/>
    <w:rsid w:val="00984481"/>
    <w:pPr>
      <w:widowControl/>
      <w:autoSpaceDE/>
      <w:autoSpaceDN/>
      <w:spacing w:before="160" w:after="1200" w:line="276" w:lineRule="auto"/>
    </w:pPr>
    <w:rPr>
      <w:rFonts w:eastAsiaTheme="minorHAnsi" w:cstheme="minorBidi"/>
      <w:noProof/>
    </w:rPr>
  </w:style>
  <w:style w:type="character" w:styleId="Strong">
    <w:name w:val="Strong"/>
    <w:basedOn w:val="DefaultParagraphFont"/>
    <w:uiPriority w:val="1"/>
    <w:qFormat/>
    <w:rsid w:val="003D3F75"/>
    <w:rPr>
      <w:rFonts w:ascii="Calibri" w:hAnsi="Calibri"/>
      <w:b/>
      <w:bCs/>
      <w:color w:val="595959" w:themeColor="text1" w:themeTint="A6"/>
    </w:rPr>
  </w:style>
  <w:style w:type="table" w:styleId="TableGrid">
    <w:name w:val="Table Grid"/>
    <w:basedOn w:val="TableNormal"/>
    <w:uiPriority w:val="59"/>
    <w:rsid w:val="003D3F75"/>
    <w:pPr>
      <w:widowControl/>
      <w:autoSpaceDE/>
      <w:autoSpaceDN/>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D3F75"/>
    <w:pPr>
      <w:widowControl/>
      <w:autoSpaceDE/>
      <w:autoSpaceDN/>
    </w:pPr>
    <w:rPr>
      <w:rFonts w:ascii="Calibri" w:hAnsi="Calibri"/>
      <w:color w:val="595959" w:themeColor="text1" w:themeTint="A6"/>
      <w:sz w:val="18"/>
      <w:szCs w:val="20"/>
    </w:rPr>
  </w:style>
  <w:style w:type="paragraph" w:customStyle="1" w:styleId="SidebarText">
    <w:name w:val="Sidebar Text"/>
    <w:basedOn w:val="Normal"/>
    <w:qFormat/>
    <w:rsid w:val="003D3F75"/>
    <w:pPr>
      <w:widowControl/>
      <w:autoSpaceDE/>
      <w:autoSpaceDN/>
      <w:spacing w:before="40" w:after="120"/>
      <w:ind w:left="360"/>
    </w:pPr>
    <w:rPr>
      <w:rFonts w:eastAsiaTheme="minorHAnsi" w:cstheme="minorBidi"/>
      <w:color w:val="404040" w:themeColor="text1" w:themeTint="BF"/>
      <w:sz w:val="16"/>
      <w:szCs w:val="16"/>
    </w:rPr>
  </w:style>
  <w:style w:type="paragraph" w:styleId="ListBullet">
    <w:name w:val="List Bullet"/>
    <w:basedOn w:val="Normal"/>
    <w:qFormat/>
    <w:rsid w:val="003D3F75"/>
    <w:pPr>
      <w:widowControl/>
      <w:numPr>
        <w:numId w:val="1"/>
      </w:numPr>
      <w:autoSpaceDE/>
      <w:autoSpaceDN/>
      <w:spacing w:before="100"/>
      <w:ind w:left="360" w:hanging="288"/>
    </w:pPr>
    <w:rPr>
      <w:rFonts w:eastAsiaTheme="minorHAnsi" w:cstheme="minorBidi"/>
      <w:caps/>
      <w:sz w:val="20"/>
      <w:szCs w:val="20"/>
    </w:rPr>
  </w:style>
  <w:style w:type="paragraph" w:customStyle="1" w:styleId="ListBulletNegative">
    <w:name w:val="List Bullet Negative"/>
    <w:basedOn w:val="Normal"/>
    <w:qFormat/>
    <w:rsid w:val="003D3F75"/>
    <w:pPr>
      <w:widowControl/>
      <w:numPr>
        <w:numId w:val="2"/>
      </w:numPr>
      <w:autoSpaceDE/>
      <w:autoSpaceDN/>
      <w:spacing w:before="100"/>
      <w:ind w:left="360" w:hanging="288"/>
    </w:pPr>
    <w:rPr>
      <w:rFonts w:eastAsiaTheme="minorHAnsi" w:cstheme="minorBidi"/>
      <w:caps/>
      <w:sz w:val="20"/>
      <w:szCs w:val="20"/>
    </w:rPr>
  </w:style>
  <w:style w:type="paragraph" w:customStyle="1" w:styleId="TableText">
    <w:name w:val="Table Text"/>
    <w:basedOn w:val="Normal"/>
    <w:qFormat/>
    <w:rsid w:val="003D3F75"/>
    <w:pPr>
      <w:widowControl/>
      <w:autoSpaceDE/>
      <w:autoSpaceDN/>
      <w:spacing w:before="40" w:after="40"/>
    </w:pPr>
    <w:rPr>
      <w:rFonts w:eastAsiaTheme="minorHAnsi" w:cstheme="minorBidi"/>
      <w:color w:val="7F7F7F" w:themeColor="text1" w:themeTint="80"/>
      <w:sz w:val="16"/>
      <w:szCs w:val="16"/>
    </w:rPr>
  </w:style>
  <w:style w:type="paragraph" w:customStyle="1" w:styleId="TableRowHeading">
    <w:name w:val="Table Row Heading"/>
    <w:basedOn w:val="Normal"/>
    <w:qFormat/>
    <w:rsid w:val="003D3F75"/>
    <w:pPr>
      <w:widowControl/>
      <w:autoSpaceDE/>
      <w:autoSpaceDN/>
      <w:spacing w:before="40" w:after="40"/>
    </w:pPr>
    <w:rPr>
      <w:rFonts w:eastAsiaTheme="minorHAnsi" w:cstheme="minorBidi"/>
      <w:caps/>
      <w:color w:val="7F7F7F" w:themeColor="text1" w:themeTint="80"/>
      <w:sz w:val="16"/>
      <w:szCs w:val="16"/>
    </w:rPr>
  </w:style>
  <w:style w:type="character" w:styleId="Hyperlink">
    <w:name w:val="Hyperlink"/>
    <w:basedOn w:val="DefaultParagraphFont"/>
    <w:uiPriority w:val="99"/>
    <w:unhideWhenUsed/>
    <w:rsid w:val="003D3F75"/>
    <w:rPr>
      <w:color w:val="0000FF" w:themeColor="hyperlink"/>
      <w:u w:val="single"/>
    </w:rPr>
  </w:style>
  <w:style w:type="paragraph" w:styleId="TOC1">
    <w:name w:val="toc 1"/>
    <w:basedOn w:val="Normal"/>
    <w:next w:val="Normal"/>
    <w:autoRedefine/>
    <w:uiPriority w:val="39"/>
    <w:unhideWhenUsed/>
    <w:qFormat/>
    <w:rsid w:val="003D3F75"/>
    <w:pPr>
      <w:widowControl/>
      <w:pBdr>
        <w:bottom w:val="single" w:sz="4" w:space="1" w:color="BFBFBF" w:themeColor="background1" w:themeShade="BF"/>
      </w:pBdr>
      <w:tabs>
        <w:tab w:val="right" w:pos="9778"/>
      </w:tabs>
      <w:autoSpaceDE/>
      <w:autoSpaceDN/>
      <w:spacing w:before="400"/>
      <w:ind w:right="288"/>
    </w:pPr>
    <w:rPr>
      <w:rFonts w:eastAsiaTheme="minorHAnsi" w:cstheme="minorBidi"/>
      <w:color w:val="00B0F0"/>
      <w:sz w:val="24"/>
      <w:szCs w:val="20"/>
    </w:rPr>
  </w:style>
  <w:style w:type="paragraph" w:styleId="TOC2">
    <w:name w:val="toc 2"/>
    <w:basedOn w:val="Normal"/>
    <w:next w:val="Normal"/>
    <w:autoRedefine/>
    <w:uiPriority w:val="39"/>
    <w:unhideWhenUsed/>
    <w:qFormat/>
    <w:rsid w:val="003D3F75"/>
    <w:pPr>
      <w:widowControl/>
      <w:tabs>
        <w:tab w:val="right" w:pos="9778"/>
      </w:tabs>
      <w:autoSpaceDE/>
      <w:autoSpaceDN/>
      <w:spacing w:before="200"/>
      <w:ind w:left="187" w:right="288"/>
    </w:pPr>
    <w:rPr>
      <w:rFonts w:eastAsiaTheme="minorHAnsi" w:cstheme="minorBidi"/>
      <w:noProof/>
      <w:sz w:val="20"/>
      <w:szCs w:val="20"/>
    </w:rPr>
  </w:style>
  <w:style w:type="paragraph" w:styleId="TOC3">
    <w:name w:val="toc 3"/>
    <w:basedOn w:val="Normal"/>
    <w:next w:val="Normal"/>
    <w:autoRedefine/>
    <w:uiPriority w:val="39"/>
    <w:unhideWhenUsed/>
    <w:qFormat/>
    <w:rsid w:val="003D3F75"/>
    <w:pPr>
      <w:widowControl/>
      <w:tabs>
        <w:tab w:val="right" w:pos="9778"/>
      </w:tabs>
      <w:autoSpaceDE/>
      <w:autoSpaceDN/>
      <w:spacing w:before="120"/>
      <w:ind w:left="360" w:right="288"/>
    </w:pPr>
    <w:rPr>
      <w:rFonts w:eastAsiaTheme="minorHAnsi" w:cstheme="minorBidi"/>
      <w:sz w:val="20"/>
      <w:szCs w:val="20"/>
    </w:rPr>
  </w:style>
  <w:style w:type="paragraph" w:styleId="TOCHeading">
    <w:name w:val="TOC Heading"/>
    <w:basedOn w:val="Normal"/>
    <w:next w:val="Normal"/>
    <w:uiPriority w:val="39"/>
    <w:qFormat/>
    <w:rsid w:val="003D3F75"/>
    <w:pPr>
      <w:widowControl/>
      <w:pBdr>
        <w:top w:val="dashSmallGap" w:sz="4" w:space="4" w:color="BFBFBF" w:themeColor="background1" w:themeShade="BF"/>
        <w:bottom w:val="dashSmallGap" w:sz="4" w:space="4" w:color="BFBFBF" w:themeColor="background1" w:themeShade="BF"/>
      </w:pBdr>
      <w:autoSpaceDE/>
      <w:autoSpaceDN/>
      <w:spacing w:before="80" w:after="80"/>
    </w:pPr>
    <w:rPr>
      <w:rFonts w:eastAsiaTheme="minorHAnsi" w:cstheme="minorBidi"/>
      <w:caps/>
      <w:color w:val="00B0F0"/>
      <w:sz w:val="28"/>
      <w:szCs w:val="28"/>
    </w:rPr>
  </w:style>
  <w:style w:type="paragraph" w:customStyle="1" w:styleId="TableText-Center">
    <w:name w:val="Table Text - Center"/>
    <w:basedOn w:val="TableText"/>
    <w:qFormat/>
    <w:rsid w:val="003D3F75"/>
    <w:pPr>
      <w:jc w:val="center"/>
    </w:pPr>
  </w:style>
  <w:style w:type="table" w:customStyle="1" w:styleId="WB1">
    <w:name w:val="WB1"/>
    <w:basedOn w:val="TableNormal"/>
    <w:uiPriority w:val="99"/>
    <w:rsid w:val="003D3F75"/>
    <w:pPr>
      <w:widowControl/>
      <w:autoSpaceDE/>
      <w:autoSpaceDN/>
    </w:pPr>
    <w:rPr>
      <w:sz w:val="20"/>
      <w:szCs w:val="20"/>
    </w:rPr>
    <w:tblPr>
      <w:tblBorders>
        <w:top w:val="single" w:sz="4" w:space="0" w:color="BFBFBF" w:themeColor="background1" w:themeShade="BF"/>
        <w:insideH w:val="single" w:sz="4" w:space="0" w:color="BFBFBF" w:themeColor="background1" w:themeShade="BF"/>
      </w:tblBorders>
      <w:tblCellMar>
        <w:left w:w="0" w:type="dxa"/>
        <w:right w:w="0" w:type="dxa"/>
      </w:tblCellMar>
    </w:tblPr>
    <w:tcPr>
      <w:vAlign w:val="center"/>
    </w:tcPr>
  </w:style>
  <w:style w:type="paragraph" w:customStyle="1" w:styleId="Notice">
    <w:name w:val="Notice"/>
    <w:basedOn w:val="Normal"/>
    <w:qFormat/>
    <w:rsid w:val="003D3F75"/>
    <w:pPr>
      <w:widowControl/>
      <w:autoSpaceDE/>
      <w:autoSpaceDN/>
      <w:spacing w:before="360" w:after="160" w:line="276" w:lineRule="auto"/>
    </w:pPr>
    <w:rPr>
      <w:rFonts w:eastAsiaTheme="minorHAnsi" w:cstheme="minorBidi"/>
      <w:i/>
      <w:color w:val="808080" w:themeColor="background1" w:themeShade="80"/>
      <w:sz w:val="16"/>
      <w:szCs w:val="16"/>
    </w:rPr>
  </w:style>
  <w:style w:type="character" w:styleId="PlaceholderText">
    <w:name w:val="Placeholder Text"/>
    <w:basedOn w:val="DefaultParagraphFont"/>
    <w:uiPriority w:val="99"/>
    <w:semiHidden/>
    <w:rsid w:val="00A27FEE"/>
    <w:rPr>
      <w:color w:val="666666"/>
    </w:rPr>
  </w:style>
  <w:style w:type="paragraph" w:styleId="Title">
    <w:name w:val="Title"/>
    <w:basedOn w:val="Heading1"/>
    <w:next w:val="Normal"/>
    <w:link w:val="TitleChar"/>
    <w:uiPriority w:val="10"/>
    <w:qFormat/>
    <w:rsid w:val="00EB56D7"/>
    <w:pPr>
      <w:numPr>
        <w:numId w:val="0"/>
      </w:numPr>
    </w:pPr>
    <w:rPr>
      <w:sz w:val="48"/>
      <w:szCs w:val="48"/>
    </w:rPr>
  </w:style>
  <w:style w:type="character" w:customStyle="1" w:styleId="TitleChar">
    <w:name w:val="Title Char"/>
    <w:basedOn w:val="DefaultParagraphFont"/>
    <w:link w:val="Title"/>
    <w:uiPriority w:val="10"/>
    <w:rsid w:val="00EB56D7"/>
    <w:rPr>
      <w:rFonts w:ascii="Calibri" w:hAnsi="Calibri"/>
      <w:color w:val="1F497D" w:themeColor="text2"/>
      <w:sz w:val="48"/>
      <w:szCs w:val="48"/>
    </w:rPr>
  </w:style>
  <w:style w:type="paragraph" w:styleId="Subtitle">
    <w:name w:val="Subtitle"/>
    <w:basedOn w:val="Normal"/>
    <w:next w:val="Normal"/>
    <w:link w:val="SubtitleChar"/>
    <w:uiPriority w:val="11"/>
    <w:qFormat/>
    <w:rsid w:val="00E640B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640BD"/>
    <w:rPr>
      <w:rFonts w:eastAsiaTheme="minorEastAsia"/>
      <w:color w:val="5A5A5A" w:themeColor="text1" w:themeTint="A5"/>
      <w:spacing w:val="15"/>
    </w:rPr>
  </w:style>
  <w:style w:type="character" w:customStyle="1" w:styleId="Heading7Char">
    <w:name w:val="Heading 7 Char"/>
    <w:basedOn w:val="DefaultParagraphFont"/>
    <w:link w:val="Heading7"/>
    <w:uiPriority w:val="9"/>
    <w:semiHidden/>
    <w:rsid w:val="00627DE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27D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7DE3"/>
    <w:rPr>
      <w:rFonts w:asciiTheme="majorHAnsi" w:eastAsiaTheme="majorEastAsia" w:hAnsiTheme="majorHAnsi" w:cstheme="majorBidi"/>
      <w:i/>
      <w:iCs/>
      <w:color w:val="272727" w:themeColor="text1" w:themeTint="D8"/>
      <w:sz w:val="21"/>
      <w:szCs w:val="21"/>
    </w:rPr>
  </w:style>
  <w:style w:type="paragraph" w:customStyle="1" w:styleId="HeadingText1">
    <w:name w:val="Heading Text 1"/>
    <w:basedOn w:val="BodyText"/>
    <w:rsid w:val="00627DE3"/>
    <w:pPr>
      <w:ind w:left="576"/>
    </w:pPr>
    <w:rPr>
      <w:b w:val="0"/>
      <w:bCs w:val="0"/>
    </w:rPr>
  </w:style>
  <w:style w:type="paragraph" w:customStyle="1" w:styleId="HeadingText2">
    <w:name w:val="Heading Text 2"/>
    <w:basedOn w:val="Normal"/>
    <w:rsid w:val="00001A3E"/>
    <w:pPr>
      <w:ind w:left="720"/>
    </w:pPr>
  </w:style>
  <w:style w:type="paragraph" w:customStyle="1" w:styleId="HeadText1">
    <w:name w:val="Head Text 1"/>
    <w:basedOn w:val="Normal"/>
    <w:rsid w:val="00001A3E"/>
    <w:pPr>
      <w:widowControl/>
      <w:autoSpaceDE/>
      <w:autoSpaceDN/>
      <w:spacing w:after="120"/>
      <w:ind w:left="360"/>
      <w:jc w:val="both"/>
    </w:pPr>
    <w:rPr>
      <w:rFonts w:asciiTheme="minorHAnsi" w:eastAsia="Times New Roman" w:hAnsiTheme="minorHAnsi" w:cstheme="minorHAnsi"/>
    </w:rPr>
  </w:style>
  <w:style w:type="paragraph" w:customStyle="1" w:styleId="HeadText2">
    <w:name w:val="Head Text 2"/>
    <w:basedOn w:val="HeadingText2"/>
    <w:link w:val="HeadText2Char"/>
    <w:rsid w:val="00001A3E"/>
    <w:pPr>
      <w:spacing w:after="120"/>
    </w:pPr>
  </w:style>
  <w:style w:type="character" w:customStyle="1" w:styleId="HeadText2Char">
    <w:name w:val="Head Text 2 Char"/>
    <w:basedOn w:val="DefaultParagraphFont"/>
    <w:link w:val="HeadText2"/>
    <w:rsid w:val="00001A3E"/>
    <w:rPr>
      <w:rFonts w:ascii="Calibri" w:eastAsia="Calibri" w:hAnsi="Calibri" w:cs="Calibri"/>
    </w:rPr>
  </w:style>
  <w:style w:type="character" w:styleId="CommentReference">
    <w:name w:val="annotation reference"/>
    <w:basedOn w:val="DefaultParagraphFont"/>
    <w:uiPriority w:val="99"/>
    <w:semiHidden/>
    <w:unhideWhenUsed/>
    <w:rsid w:val="00BB1A14"/>
    <w:rPr>
      <w:sz w:val="16"/>
      <w:szCs w:val="16"/>
    </w:rPr>
  </w:style>
  <w:style w:type="paragraph" w:styleId="CommentText">
    <w:name w:val="annotation text"/>
    <w:basedOn w:val="Normal"/>
    <w:link w:val="CommentTextChar"/>
    <w:uiPriority w:val="99"/>
    <w:unhideWhenUsed/>
    <w:rsid w:val="00BB1A14"/>
    <w:rPr>
      <w:sz w:val="20"/>
      <w:szCs w:val="20"/>
    </w:rPr>
  </w:style>
  <w:style w:type="character" w:customStyle="1" w:styleId="CommentTextChar">
    <w:name w:val="Comment Text Char"/>
    <w:basedOn w:val="DefaultParagraphFont"/>
    <w:link w:val="CommentText"/>
    <w:uiPriority w:val="99"/>
    <w:rsid w:val="00BB1A14"/>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B1A14"/>
    <w:rPr>
      <w:b/>
      <w:bCs/>
    </w:rPr>
  </w:style>
  <w:style w:type="character" w:customStyle="1" w:styleId="CommentSubjectChar">
    <w:name w:val="Comment Subject Char"/>
    <w:basedOn w:val="CommentTextChar"/>
    <w:link w:val="CommentSubject"/>
    <w:uiPriority w:val="99"/>
    <w:semiHidden/>
    <w:rsid w:val="00BB1A14"/>
    <w:rPr>
      <w:rFonts w:ascii="Calibri" w:eastAsia="Calibri" w:hAnsi="Calibri" w:cs="Calibri"/>
      <w:b/>
      <w:bCs/>
      <w:sz w:val="20"/>
      <w:szCs w:val="20"/>
    </w:rPr>
  </w:style>
  <w:style w:type="paragraph" w:styleId="Revision">
    <w:name w:val="Revision"/>
    <w:hidden/>
    <w:uiPriority w:val="99"/>
    <w:semiHidden/>
    <w:rsid w:val="00EC3012"/>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BB526895A490C9B201057AF3E0545"/>
        <w:category>
          <w:name w:val="General"/>
          <w:gallery w:val="placeholder"/>
        </w:category>
        <w:types>
          <w:type w:val="bbPlcHdr"/>
        </w:types>
        <w:behaviors>
          <w:behavior w:val="content"/>
        </w:behaviors>
        <w:guid w:val="{3F14C12F-18E5-4792-B707-3DF5313A90F4}"/>
      </w:docPartPr>
      <w:docPartBody>
        <w:p w:rsidR="000C7E92" w:rsidRDefault="000C7E92">
          <w:r w:rsidRPr="00C75CA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05"/>
    <w:rsid w:val="000C7E92"/>
    <w:rsid w:val="002937F2"/>
    <w:rsid w:val="003D5CD5"/>
    <w:rsid w:val="00417BA6"/>
    <w:rsid w:val="00617305"/>
    <w:rsid w:val="0065514D"/>
    <w:rsid w:val="00D21CE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1"/>
    <w:qFormat/>
    <w:rsid w:val="00422208"/>
    <w:rPr>
      <w:b/>
      <w:bCs/>
      <w:color w:val="595959" w:themeColor="text1" w:themeTint="A6"/>
    </w:rPr>
  </w:style>
  <w:style w:type="character" w:styleId="PlaceholderText">
    <w:name w:val="Placeholder Text"/>
    <w:basedOn w:val="DefaultParagraphFont"/>
    <w:uiPriority w:val="99"/>
    <w:semiHidden/>
    <w:rsid w:val="00847B6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3AA67C992812D47AB6586EBB435FE60" ma:contentTypeVersion="14" ma:contentTypeDescription="Create a new document." ma:contentTypeScope="" ma:versionID="cc2bf95da114f89eb2eb490f212a39ff">
  <xsd:schema xmlns:xsd="http://www.w3.org/2001/XMLSchema" xmlns:xs="http://www.w3.org/2001/XMLSchema" xmlns:p="http://schemas.microsoft.com/office/2006/metadata/properties" xmlns:ns2="c5ac7d62-d1a1-443a-88af-8cffd164ea2a" xmlns:ns3="09ce38db-efdb-4708-8c34-9908d67fb011" targetNamespace="http://schemas.microsoft.com/office/2006/metadata/properties" ma:root="true" ma:fieldsID="4ec8e16cea7b4931118a3924529953c6" ns2:_="" ns3:_="">
    <xsd:import namespace="c5ac7d62-d1a1-443a-88af-8cffd164ea2a"/>
    <xsd:import namespace="09ce38db-efdb-4708-8c34-9908d67fb011"/>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ac7d62-d1a1-443a-88af-8cffd164ea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ce38db-efdb-4708-8c34-9908d67fb01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0b7012c-f701-4a59-bd35-95e7d22289f7}" ma:internalName="TaxCatchAll" ma:showField="CatchAllData" ma:web="09ce38db-efdb-4708-8c34-9908d67fb01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9ce38db-efdb-4708-8c34-9908d67fb011" xsi:nil="true"/>
    <lcf76f155ced4ddcb4097134ff3c332f xmlns="c5ac7d62-d1a1-443a-88af-8cffd164ea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57366E-0410-4BAC-9DD5-64D7060F854B}">
  <ds:schemaRefs>
    <ds:schemaRef ds:uri="http://schemas.microsoft.com/sharepoint/v3/contenttype/forms"/>
  </ds:schemaRefs>
</ds:datastoreItem>
</file>

<file path=customXml/itemProps2.xml><?xml version="1.0" encoding="utf-8"?>
<ds:datastoreItem xmlns:ds="http://schemas.openxmlformats.org/officeDocument/2006/customXml" ds:itemID="{F7FDD3E1-9B24-48DC-A398-D4D3B8385993}">
  <ds:schemaRefs>
    <ds:schemaRef ds:uri="http://schemas.openxmlformats.org/officeDocument/2006/bibliography"/>
  </ds:schemaRefs>
</ds:datastoreItem>
</file>

<file path=customXml/itemProps3.xml><?xml version="1.0" encoding="utf-8"?>
<ds:datastoreItem xmlns:ds="http://schemas.openxmlformats.org/officeDocument/2006/customXml" ds:itemID="{E6211914-F90C-4A7E-A41B-4355FB4AF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ac7d62-d1a1-443a-88af-8cffd164ea2a"/>
    <ds:schemaRef ds:uri="09ce38db-efdb-4708-8c34-9908d67fb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A92167-8D3A-4128-B083-4E5A987A3ABD}">
  <ds:schemaRefs>
    <ds:schemaRef ds:uri="http://schemas.microsoft.com/office/2006/metadata/properties"/>
    <ds:schemaRef ds:uri="http://schemas.microsoft.com/office/infopath/2007/PartnerControls"/>
    <ds:schemaRef ds:uri="09ce38db-efdb-4708-8c34-9908d67fb011"/>
    <ds:schemaRef ds:uri="c5ac7d62-d1a1-443a-88af-8cffd164ea2a"/>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5</Pages>
  <Words>2744</Words>
  <Characters>15642</Characters>
  <Application>Microsoft Office Word</Application>
  <DocSecurity>0</DocSecurity>
  <Lines>130</Lines>
  <Paragraphs>36</Paragraphs>
  <ScaleCrop>false</ScaleCrop>
  <Manager>Joshua Flanagan-Lanier</Manager>
  <Company>Commonwealth of Massachusetts</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ASCContracts  MASS.Package Document</dc:subject>
  <dc:creator>Daniel Chase</dc:creator>
  <cp:keywords>www.ASCnet.com  MASS.Package Document for</cp:keywords>
  <dc:description>MASS.Package Document for  Powered by ASC</dc:description>
  <cp:lastModifiedBy>Wong, Nelson (EOTSS)</cp:lastModifiedBy>
  <cp:revision>20</cp:revision>
  <dcterms:created xsi:type="dcterms:W3CDTF">2025-11-18T18:35:00Z</dcterms:created>
  <dcterms:modified xsi:type="dcterms:W3CDTF">2026-01-09T17:57:00Z</dcterms:modified>
  <cp:category>MASS.Package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id">
    <vt:lpwstr>"PKGDOC1531585-0020".7.1765223208149000000</vt:lpwstr>
  </property>
  <property fmtid="{D5CDD505-2E9C-101B-9397-08002B2CF9AE}" pid="3" name="ContentTypeId">
    <vt:lpwstr>0x010100F3AA67C992812D47AB6586EBB435FE60</vt:lpwstr>
  </property>
  <property fmtid="{D5CDD505-2E9C-101B-9397-08002B2CF9AE}" pid="4" name="Created">
    <vt:lpwstr>2025-12-03 12:20:08</vt:lpwstr>
  </property>
  <property fmtid="{D5CDD505-2E9C-101B-9397-08002B2CF9AE}" pid="5" name="Creator">
    <vt:lpwstr>Adobe Illustrator 24.2 (Windows)</vt:lpwstr>
  </property>
  <property fmtid="{D5CDD505-2E9C-101B-9397-08002B2CF9AE}" pid="6" name="LastSaved">
    <vt:filetime>2020-06-29T00:00:00Z</vt:filetime>
  </property>
  <property fmtid="{D5CDD505-2E9C-101B-9397-08002B2CF9AE}" pid="7" name="MediaServiceImageTags">
    <vt:lpwstr/>
  </property>
  <property fmtid="{D5CDD505-2E9C-101B-9397-08002B2CF9AE}" pid="8" name="now">
    <vt:lpwstr>2025-12-08 14:46:48</vt:lpwstr>
  </property>
  <property fmtid="{D5CDD505-2E9C-101B-9397-08002B2CF9AE}" pid="9" name="Order">
    <vt:r8>28600</vt:r8>
  </property>
  <property fmtid="{D5CDD505-2E9C-101B-9397-08002B2CF9AE}" pid="10" name="revised">
    <vt:lpwstr>2025-12-04 16:58:45</vt:lpwstr>
  </property>
</Properties>
</file>