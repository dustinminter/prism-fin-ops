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1142" w14:textId="77777777" w:rsidR="009F5ED0" w:rsidRDefault="003D1366">
      <w:pPr>
        <w:pStyle w:val="RFRCover14ptBoldCentered"/>
      </w:pPr>
      <w:r>
        <w:t>COMMONWEALTH OF MASSACHUSETTS</w:t>
      </w:r>
    </w:p>
    <w:p w14:paraId="289F8B32" w14:textId="375442E4" w:rsidR="00CE4BA6" w:rsidRDefault="00CE4BA6">
      <w:pPr>
        <w:pStyle w:val="RFRCover14ptBoldCentered"/>
      </w:pPr>
      <w:r>
        <w:t>Executive Office of Technology Services and Security</w:t>
      </w:r>
    </w:p>
    <w:p w14:paraId="6690B47C" w14:textId="77777777" w:rsidR="009F5ED0" w:rsidRDefault="003D1366">
      <w:pPr>
        <w:pStyle w:val="RFRCover14ptBoldCentered"/>
      </w:pPr>
      <w:r>
        <w:t xml:space="preserve">Request for Response (RFR) </w:t>
      </w:r>
    </w:p>
    <w:p w14:paraId="5868E6AA" w14:textId="77777777" w:rsidR="009F5ED0" w:rsidRDefault="009F5ED0">
      <w:pPr>
        <w:pStyle w:val="RFRCover14ptBoldCentered"/>
      </w:pPr>
    </w:p>
    <w:p w14:paraId="4B65FDFF" w14:textId="1F802518" w:rsidR="009F5ED0" w:rsidRDefault="5A8A5075">
      <w:pPr>
        <w:pStyle w:val="RFRCover14ptBoldCentered"/>
      </w:pPr>
      <w:r>
        <w:t xml:space="preserve">Document Title: </w:t>
      </w:r>
      <w:r w:rsidR="6217DFF7">
        <w:t xml:space="preserve">RFR-27-04282 Microsoft </w:t>
      </w:r>
      <w:r w:rsidR="7352415C">
        <w:t>Products</w:t>
      </w:r>
      <w:r w:rsidR="003D1366">
        <w:fldChar w:fldCharType="begin"/>
      </w:r>
      <w:r w:rsidR="003D1366">
        <w:instrText xml:space="preserve"> ASK  "RFR Number/Document Number"  \* MERGEFORMAT </w:instrText>
      </w:r>
      <w:r w:rsidR="003D1366">
        <w:fldChar w:fldCharType="separate"/>
      </w:r>
      <w:r w:rsidR="003D1366">
        <w:fldChar w:fldCharType="end"/>
      </w:r>
    </w:p>
    <w:p w14:paraId="22CDEB3E" w14:textId="77777777" w:rsidR="009F5ED0" w:rsidRDefault="009F5ED0">
      <w:pPr>
        <w:pStyle w:val="RFRCover14ptBoldCentered"/>
      </w:pPr>
    </w:p>
    <w:p w14:paraId="50C66790" w14:textId="1F02268F" w:rsidR="009F5ED0" w:rsidRDefault="003D1366">
      <w:pPr>
        <w:pStyle w:val="RFRCover14ptBoldCentered"/>
      </w:pPr>
      <w:r>
        <w:t xml:space="preserve">Agency Document Number: </w:t>
      </w:r>
      <w:bookmarkStart w:id="0" w:name="fld_SWCAgencyDocNum"/>
      <w:bookmarkEnd w:id="0"/>
      <w:r w:rsidR="004142EE">
        <w:t xml:space="preserve">RFR-27-04282 </w:t>
      </w:r>
    </w:p>
    <w:p w14:paraId="667FE86F" w14:textId="77777777" w:rsidR="009F5ED0" w:rsidRDefault="009F5ED0">
      <w:pPr>
        <w:pStyle w:val="RFRCover14ptBoldCentered"/>
      </w:pPr>
    </w:p>
    <w:p w14:paraId="5404E475" w14:textId="54CD08E7" w:rsidR="009F5ED0" w:rsidRDefault="5A8A5075" w:rsidP="1D930E8E">
      <w:pPr>
        <w:pStyle w:val="RFRCover14ptBoldCentered"/>
        <w:rPr>
          <w:highlight w:val="yellow"/>
        </w:rPr>
      </w:pPr>
      <w:r>
        <w:t xml:space="preserve">COMMBUYS Bid#: </w:t>
      </w:r>
      <w:bookmarkStart w:id="1" w:name="fld_COMMBUYSID"/>
      <w:bookmarkEnd w:id="1"/>
      <w:r w:rsidR="00F06484" w:rsidRPr="00F06484">
        <w:t>BD-26-1060-ITD00-ITD00-124211</w:t>
      </w:r>
    </w:p>
    <w:p w14:paraId="78EB0D85" w14:textId="187C5383" w:rsidR="000A49B9" w:rsidRPr="00E16ADD" w:rsidRDefault="00D34132" w:rsidP="70A23B0E">
      <w:pPr>
        <w:pStyle w:val="RFRCover14ptBoldCentered"/>
      </w:pPr>
      <w:r>
        <w:t xml:space="preserve">January </w:t>
      </w:r>
      <w:r w:rsidR="00E16ADD">
        <w:t>9</w:t>
      </w:r>
      <w:r w:rsidR="000A49B9">
        <w:t>, 202</w:t>
      </w:r>
      <w:r>
        <w:t>6</w:t>
      </w:r>
    </w:p>
    <w:p w14:paraId="2847DABA" w14:textId="77777777" w:rsidR="009F5ED0" w:rsidRDefault="009F5ED0">
      <w:pPr>
        <w:pStyle w:val="RFRCover14ptBoldCentered"/>
      </w:pPr>
    </w:p>
    <w:p w14:paraId="679EE7D0" w14:textId="77777777" w:rsidR="009F5ED0" w:rsidRDefault="009F5ED0">
      <w:pPr>
        <w:pStyle w:val="RFRCover14ptBoldCentered"/>
      </w:pPr>
    </w:p>
    <w:p w14:paraId="562FF306" w14:textId="77777777" w:rsidR="009F5ED0" w:rsidRDefault="003D1366">
      <w:pPr>
        <w:pStyle w:val="RFRCover14ptBoldCentered"/>
      </w:pPr>
      <w:r>
        <w:rPr>
          <w:noProof/>
        </w:rPr>
        <w:drawing>
          <wp:inline distT="0" distB="0" distL="0" distR="0" wp14:anchorId="43C9692F" wp14:editId="20D502B9">
            <wp:extent cx="2286000" cy="2286000"/>
            <wp:effectExtent l="0" t="0" r="0" b="0"/>
            <wp:docPr id="1" name="Picture 1" descr="C:\Users\docameron\AppData\Local\Microsoft\Windows\Temporary Internet Files\Content.Outlook\07LSOLYS\Commonwealth of MA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66796" name="Picture 1" descr="C:\Users\docameron\AppData\Local\Microsoft\Windows\Temporary Internet Files\Content.Outlook\07LSOLYS\Commonwealth of MA seal.png"/>
                    <pic:cNvPicPr>
                      <a:picLocks noChangeAspect="1"/>
                    </pic:cNvPicPr>
                  </pic:nvPicPr>
                  <pic:blipFill>
                    <a:blip r:embed="rId11"/>
                    <a:stretch>
                      <a:fillRect/>
                    </a:stretch>
                  </pic:blipFill>
                  <pic:spPr bwMode="auto">
                    <a:xfrm>
                      <a:off x="0" y="0"/>
                      <a:ext cx="2286000" cy="2286000"/>
                    </a:xfrm>
                    <a:prstGeom prst="rect">
                      <a:avLst/>
                    </a:prstGeom>
                    <a:noFill/>
                    <a:ln>
                      <a:noFill/>
                    </a:ln>
                  </pic:spPr>
                </pic:pic>
              </a:graphicData>
            </a:graphic>
          </wp:inline>
        </w:drawing>
      </w:r>
    </w:p>
    <w:p w14:paraId="088B0C91" w14:textId="77777777" w:rsidR="009F5ED0" w:rsidRDefault="003D1366">
      <w:pPr>
        <w:pStyle w:val="RFRCover14ptBoldCentered"/>
      </w:pPr>
      <w:r>
        <w:rPr>
          <w:noProof/>
        </w:rPr>
        <mc:AlternateContent>
          <mc:Choice Requires="wps">
            <w:drawing>
              <wp:anchor distT="0" distB="0" distL="114300" distR="114300" simplePos="0" relativeHeight="251658240" behindDoc="0" locked="0" layoutInCell="1" allowOverlap="1" wp14:anchorId="26D63419" wp14:editId="0299621A">
                <wp:simplePos x="0" y="0"/>
                <wp:positionH relativeFrom="column">
                  <wp:posOffset>496842</wp:posOffset>
                </wp:positionH>
                <wp:positionV relativeFrom="paragraph">
                  <wp:posOffset>168604</wp:posOffset>
                </wp:positionV>
                <wp:extent cx="5048885" cy="2473637"/>
                <wp:effectExtent l="0" t="0" r="18415" b="2222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885" cy="2473637"/>
                        </a:xfrm>
                        <a:prstGeom prst="rect">
                          <a:avLst/>
                        </a:prstGeom>
                        <a:solidFill>
                          <a:srgbClr val="FFFFFF"/>
                        </a:solidFill>
                        <a:ln w="9525">
                          <a:solidFill>
                            <a:srgbClr val="000000"/>
                          </a:solidFill>
                          <a:miter lim="800000"/>
                          <a:headEnd/>
                          <a:tailEnd/>
                        </a:ln>
                      </wps:spPr>
                      <wps:txbx>
                        <w:txbxContent>
                          <w:p w14:paraId="6EA35952" w14:textId="77777777" w:rsidR="009F5ED0" w:rsidRDefault="003D1366">
                            <w:pPr>
                              <w:pStyle w:val="HeadText1"/>
                            </w:pPr>
                            <w:r>
                              <w:t xml:space="preserve">Please Note: This is a single document associated with a complete Bid (also referred to as Solicitation) that can be found on www.COMMBUYS.com. Bidders are responsible for reviewing and complying with all Bid requirements. Bidders may contact the OSD Help Desk at OSDHelpdesk@mass.gov or at 1-888-MA-STATE for technical assistance with COMMBUYS. The Help Desk is staffed from 8:00 AM to 5:00 PM Monday through Friday Eastern time, as applicable, except on </w:t>
                            </w:r>
                            <w:hyperlink r:id="rId12" w:history="1">
                              <w:r w:rsidR="009F5ED0">
                                <w:rPr>
                                  <w:rStyle w:val="Hyperlink"/>
                                </w:rPr>
                                <w:t>federal and state holidays</w:t>
                              </w:r>
                            </w:hyperlink>
                            <w:r>
                              <w:t>.</w:t>
                            </w:r>
                          </w:p>
                          <w:p w14:paraId="0BA68C30" w14:textId="77777777" w:rsidR="009F5ED0" w:rsidRDefault="003D1366">
                            <w:pPr>
                              <w:pStyle w:val="HeadText2"/>
                              <w:ind w:left="360"/>
                            </w:pPr>
                            <w:r>
                              <w:t>Bidders with disabilities or hardships that seek reasonable accommodation, which may include the receipt of RFR information in an alternative format, must communicate such requests in writing to the contact person. Requests for accommodation will be addressed on a case-by-case basis. A Bidder requesting accommodation must submit a written statement which describes the Bidder’s disability and the requested accommodation to the contact person for the RFR. The SST reserves the right to reject unreasonable requests.</w:t>
                            </w:r>
                          </w:p>
                          <w:p w14:paraId="0F5CC869" w14:textId="77777777" w:rsidR="009F5ED0" w:rsidRDefault="009F5ED0"/>
                          <w:p w14:paraId="758115BE" w14:textId="77777777" w:rsidR="009F5ED0" w:rsidRDefault="009F5ED0"/>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type w14:anchorId="26D63419" id="_x0000_t202" coordsize="21600,21600" o:spt="202" path="m,l,21600r21600,l21600,xe">
                <v:stroke joinstyle="miter"/>
                <v:path gradientshapeok="t" o:connecttype="rect"/>
              </v:shapetype>
              <v:shape id="Text Box 4" o:spid="_x0000_s1026" type="#_x0000_t202" style="position:absolute;left:0;text-align:left;margin-left:39.1pt;margin-top:13.3pt;width:397.55pt;height:19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">
                <v:textbox>
                  <w:txbxContent>
                    <w:p w14:paraId="6EA35952" w14:textId="77777777" w:rsidR="009F5ED0" w:rsidRDefault="003D1366">
                      <w:pPr>
                        <w:pStyle w:val="HeadText1"/>
                      </w:pPr>
                      <w:r>
                        <w:t xml:space="preserve">Please Note: This is a single document associated with a complete Bid (also referred to as Solicitation) that can be found on www.COMMBUYS.com. Bidders are responsible for reviewing and complying with all Bid requirements. Bidders may contact the OSD Help Desk at OSDHelpdesk@mass.gov or at 1-888-MA-STATE for technical assistance with COMMBUYS. The Help Desk is staffed from 8:00 AM to 5:00 PM Monday through Friday Eastern time, as applicable, except on </w:t>
                      </w:r>
                      <w:hyperlink r:id="rId13" w:history="1">
                        <w:r w:rsidR="009F5ED0">
                          <w:rPr>
                            <w:rStyle w:val="Hyperlink"/>
                          </w:rPr>
                          <w:t>federal and state holidays</w:t>
                        </w:r>
                      </w:hyperlink>
                      <w:r>
                        <w:t>.</w:t>
                      </w:r>
                    </w:p>
                    <w:p w14:paraId="0BA68C30" w14:textId="77777777" w:rsidR="009F5ED0" w:rsidRDefault="003D1366">
                      <w:pPr>
                        <w:pStyle w:val="HeadText2"/>
                        <w:ind w:left="360"/>
                      </w:pPr>
                      <w:r>
                        <w:t>Bidders with disabilities or hardships that seek reasonable accommodation, which may include the receipt of RFR information in an alternative format, must communicate such requests in writing to the contact person. Requests for accommodation will be addressed on a case-by-case basis. A Bidder requesting accommodation must submit a written statement which describes the Bidder’s disability and the requested accommodation to the contact person for the RFR. The SST reserves the right to reject unreasonable requests.</w:t>
                      </w:r>
                    </w:p>
                    <w:p w14:paraId="0F5CC869" w14:textId="77777777" w:rsidR="009F5ED0" w:rsidRDefault="009F5ED0"/>
                    <w:p w14:paraId="758115BE" w14:textId="77777777" w:rsidR="009F5ED0" w:rsidRDefault="009F5ED0"/>
                  </w:txbxContent>
                </v:textbox>
              </v:shape>
            </w:pict>
          </mc:Fallback>
        </mc:AlternateContent>
      </w:r>
    </w:p>
    <w:p w14:paraId="596DD2EB" w14:textId="77777777" w:rsidR="009F5ED0" w:rsidRDefault="009F5ED0">
      <w:pPr>
        <w:pStyle w:val="RFRCover14ptBoldCentered"/>
      </w:pPr>
    </w:p>
    <w:p w14:paraId="65415CB5" w14:textId="77777777" w:rsidR="009F5ED0" w:rsidRDefault="009F5ED0">
      <w:pPr>
        <w:pStyle w:val="RFRCover14ptBoldCentered"/>
      </w:pPr>
    </w:p>
    <w:p w14:paraId="178E75B5" w14:textId="77777777" w:rsidR="009F5ED0" w:rsidRDefault="009F5ED0">
      <w:pPr>
        <w:pStyle w:val="RFRCover14ptBoldCentered"/>
      </w:pPr>
    </w:p>
    <w:p w14:paraId="4F464E16" w14:textId="77777777" w:rsidR="009F5ED0" w:rsidRDefault="003D1366">
      <w:pPr>
        <w:pStyle w:val="RFRCover14ptBoldCentered"/>
      </w:pPr>
      <w:r>
        <w:fldChar w:fldCharType="begin"/>
      </w:r>
      <w:r>
        <w:instrText xml:space="preserve"> ASK  "RFR Number/Document Number"  \* MERGEFORMAT </w:instrText>
      </w:r>
      <w:r>
        <w:fldChar w:fldCharType="separate"/>
      </w:r>
      <w:r>
        <w:fldChar w:fldCharType="end"/>
      </w:r>
    </w:p>
    <w:p w14:paraId="572E77B6" w14:textId="77777777" w:rsidR="009F5ED0" w:rsidRDefault="009F5ED0">
      <w:pPr>
        <w:pStyle w:val="RFRCover14ptBoldCentered"/>
      </w:pPr>
    </w:p>
    <w:p w14:paraId="2CB3532A" w14:textId="77777777" w:rsidR="009F5ED0" w:rsidRDefault="009F5ED0">
      <w:pPr>
        <w:pStyle w:val="RFRCover14ptBoldCentered"/>
      </w:pPr>
    </w:p>
    <w:p w14:paraId="768A481F" w14:textId="77777777" w:rsidR="009F5ED0" w:rsidRDefault="009F5ED0">
      <w:pPr>
        <w:pStyle w:val="RFRCover14ptBoldCentered"/>
      </w:pPr>
    </w:p>
    <w:p w14:paraId="31FDD39C" w14:textId="77777777" w:rsidR="009F5ED0" w:rsidRDefault="009F5ED0">
      <w:pPr>
        <w:pStyle w:val="RFRCover14ptBoldCentered"/>
      </w:pPr>
    </w:p>
    <w:p w14:paraId="71ABD55F" w14:textId="77777777" w:rsidR="009F5ED0" w:rsidRDefault="003D1366">
      <w:r>
        <w:br w:type="page"/>
      </w:r>
    </w:p>
    <w:p w14:paraId="68258536" w14:textId="77777777" w:rsidR="009F5ED0" w:rsidRDefault="003D1366">
      <w:pPr>
        <w:pStyle w:val="RFRCover14ptBoldCentered"/>
      </w:pPr>
      <w:r>
        <w:lastRenderedPageBreak/>
        <w:t>Revision History</w:t>
      </w:r>
    </w:p>
    <w:p w14:paraId="02745172" w14:textId="77777777" w:rsidR="009F5ED0" w:rsidRDefault="009F5ED0">
      <w:pPr>
        <w:pStyle w:val="RFRCover14ptBoldCentered"/>
      </w:pPr>
    </w:p>
    <w:tbl>
      <w:tblPr>
        <w:tblStyle w:val="TableGrid"/>
        <w:tblW w:w="0" w:type="auto"/>
        <w:tblCellMar>
          <w:top w:w="29" w:type="dxa"/>
          <w:left w:w="115" w:type="dxa"/>
          <w:bottom w:w="29" w:type="dxa"/>
          <w:right w:w="115" w:type="dxa"/>
        </w:tblCellMar>
        <w:tblLook w:val="04A0" w:firstRow="1" w:lastRow="0" w:firstColumn="1" w:lastColumn="0" w:noHBand="0" w:noVBand="1"/>
      </w:tblPr>
      <w:tblGrid>
        <w:gridCol w:w="1464"/>
        <w:gridCol w:w="2166"/>
        <w:gridCol w:w="1720"/>
        <w:gridCol w:w="4000"/>
      </w:tblGrid>
      <w:tr w:rsidR="00814422" w14:paraId="32A6A90B" w14:textId="77777777" w:rsidTr="002C0C93">
        <w:tc>
          <w:tcPr>
            <w:tcW w:w="1464" w:type="dxa"/>
          </w:tcPr>
          <w:p w14:paraId="43653A50" w14:textId="77777777" w:rsidR="009F5ED0" w:rsidRDefault="003D1366">
            <w:pPr>
              <w:jc w:val="center"/>
              <w:rPr>
                <w:b/>
              </w:rPr>
            </w:pPr>
            <w:r>
              <w:rPr>
                <w:b/>
              </w:rPr>
              <w:t>Version Number</w:t>
            </w:r>
          </w:p>
        </w:tc>
        <w:tc>
          <w:tcPr>
            <w:tcW w:w="2166" w:type="dxa"/>
          </w:tcPr>
          <w:p w14:paraId="1D7AD5E0" w14:textId="77777777" w:rsidR="009F5ED0" w:rsidRDefault="003D1366">
            <w:pPr>
              <w:jc w:val="center"/>
              <w:rPr>
                <w:b/>
              </w:rPr>
            </w:pPr>
            <w:r>
              <w:rPr>
                <w:b/>
              </w:rPr>
              <w:t>Date</w:t>
            </w:r>
          </w:p>
        </w:tc>
        <w:tc>
          <w:tcPr>
            <w:tcW w:w="1720" w:type="dxa"/>
          </w:tcPr>
          <w:p w14:paraId="0C6BAF72" w14:textId="77777777" w:rsidR="009F5ED0" w:rsidRDefault="003D1366">
            <w:pPr>
              <w:jc w:val="center"/>
              <w:rPr>
                <w:b/>
              </w:rPr>
            </w:pPr>
            <w:r>
              <w:rPr>
                <w:b/>
              </w:rPr>
              <w:t>Author</w:t>
            </w:r>
          </w:p>
        </w:tc>
        <w:tc>
          <w:tcPr>
            <w:tcW w:w="4000" w:type="dxa"/>
          </w:tcPr>
          <w:p w14:paraId="1A365D51" w14:textId="77777777" w:rsidR="009F5ED0" w:rsidRDefault="003D1366">
            <w:pPr>
              <w:jc w:val="center"/>
              <w:rPr>
                <w:b/>
              </w:rPr>
            </w:pPr>
            <w:r>
              <w:rPr>
                <w:b/>
              </w:rPr>
              <w:t>Brief Description</w:t>
            </w:r>
          </w:p>
        </w:tc>
      </w:tr>
      <w:tr w:rsidR="00814422" w14:paraId="75CF442F" w14:textId="77777777" w:rsidTr="002C0C93">
        <w:tc>
          <w:tcPr>
            <w:tcW w:w="1464" w:type="dxa"/>
          </w:tcPr>
          <w:p w14:paraId="3EAFE2D0" w14:textId="77777777" w:rsidR="009F5ED0" w:rsidRDefault="003D1366">
            <w:r>
              <w:t>1.0</w:t>
            </w:r>
          </w:p>
        </w:tc>
        <w:tc>
          <w:tcPr>
            <w:tcW w:w="2166" w:type="dxa"/>
          </w:tcPr>
          <w:p w14:paraId="7C9D1AE7" w14:textId="1578E743" w:rsidR="009F5ED0" w:rsidRDefault="007E0537">
            <w:r>
              <w:t>01/</w:t>
            </w:r>
            <w:r w:rsidR="00C05E78">
              <w:t>09</w:t>
            </w:r>
            <w:r>
              <w:t>/2026</w:t>
            </w:r>
          </w:p>
        </w:tc>
        <w:tc>
          <w:tcPr>
            <w:tcW w:w="1720" w:type="dxa"/>
          </w:tcPr>
          <w:p w14:paraId="321E0BDA" w14:textId="07788080" w:rsidR="009F5ED0" w:rsidRDefault="003959FC">
            <w:r>
              <w:t>Nelson Wong</w:t>
            </w:r>
          </w:p>
        </w:tc>
        <w:tc>
          <w:tcPr>
            <w:tcW w:w="4000" w:type="dxa"/>
          </w:tcPr>
          <w:p w14:paraId="45B96E74" w14:textId="77777777" w:rsidR="009F5ED0" w:rsidRDefault="003D1366">
            <w:r>
              <w:t>Initial release</w:t>
            </w:r>
          </w:p>
        </w:tc>
      </w:tr>
    </w:tbl>
    <w:p w14:paraId="367AA611" w14:textId="6B807468" w:rsidR="415D7AB9" w:rsidRDefault="415D7AB9"/>
    <w:p w14:paraId="2F8488D7" w14:textId="77777777" w:rsidR="009F5ED0" w:rsidRDefault="009F5ED0"/>
    <w:p w14:paraId="775DFA90" w14:textId="4C5F2B3B" w:rsidR="454A235A" w:rsidRDefault="454A235A"/>
    <w:p w14:paraId="62C4C446" w14:textId="07225131" w:rsidR="454A235A" w:rsidRDefault="454A235A"/>
    <w:p w14:paraId="028DF78B" w14:textId="672BDFA7" w:rsidR="454A235A" w:rsidRDefault="454A235A"/>
    <w:p w14:paraId="29A5040A" w14:textId="67A2A776" w:rsidR="454A235A" w:rsidRDefault="454A235A"/>
    <w:p w14:paraId="2204D592" w14:textId="70BDE2FC" w:rsidR="454A235A" w:rsidRDefault="454A235A"/>
    <w:p w14:paraId="2C13B3C2" w14:textId="5F01D8F5" w:rsidR="21778212" w:rsidRDefault="21778212" w:rsidP="001840DC">
      <w:pPr>
        <w:pStyle w:val="ListParagraph"/>
        <w:spacing w:line="360" w:lineRule="auto"/>
        <w:rPr>
          <w:rFonts w:ascii="Times New Roman" w:hAnsi="Times New Roman"/>
          <w:b/>
          <w:bCs/>
          <w:sz w:val="22"/>
          <w:szCs w:val="22"/>
        </w:rPr>
      </w:pPr>
      <w:r w:rsidRPr="454A235A">
        <w:rPr>
          <w:rFonts w:ascii="Times New Roman" w:hAnsi="Times New Roman"/>
          <w:b/>
          <w:bCs/>
          <w:sz w:val="22"/>
          <w:szCs w:val="22"/>
        </w:rPr>
        <w:t>General Information</w:t>
      </w:r>
    </w:p>
    <w:p w14:paraId="0AB8289E" w14:textId="50CECAB0" w:rsidR="21778212" w:rsidRDefault="21778212" w:rsidP="00535CFE">
      <w:pPr>
        <w:spacing w:line="360" w:lineRule="auto"/>
        <w:ind w:left="3600" w:hanging="3240"/>
        <w:rPr>
          <w:rFonts w:ascii="Times New Roman" w:hAnsi="Times New Roman"/>
          <w:sz w:val="22"/>
          <w:szCs w:val="22"/>
        </w:rPr>
      </w:pPr>
      <w:r w:rsidRPr="454A235A">
        <w:rPr>
          <w:rFonts w:ascii="Times New Roman" w:hAnsi="Times New Roman"/>
          <w:sz w:val="22"/>
          <w:szCs w:val="22"/>
          <w:u w:val="single"/>
        </w:rPr>
        <w:t>Purchasing Agency</w:t>
      </w:r>
      <w:r w:rsidRPr="454A235A">
        <w:rPr>
          <w:rFonts w:ascii="Times New Roman" w:hAnsi="Times New Roman"/>
          <w:sz w:val="22"/>
          <w:szCs w:val="22"/>
        </w:rPr>
        <w:t>:</w:t>
      </w:r>
      <w:r w:rsidR="00535CFE">
        <w:tab/>
      </w:r>
      <w:r w:rsidRPr="454A235A">
        <w:rPr>
          <w:rFonts w:ascii="Times New Roman" w:hAnsi="Times New Roman"/>
          <w:sz w:val="22"/>
          <w:szCs w:val="22"/>
        </w:rPr>
        <w:t>Executive Office of Technology Services and Security (“EOTSS”) or (“Agency”)</w:t>
      </w:r>
    </w:p>
    <w:p w14:paraId="5D3F8050" w14:textId="6EC7F774" w:rsidR="21778212" w:rsidRDefault="21778212" w:rsidP="00535CFE">
      <w:pPr>
        <w:ind w:left="360"/>
        <w:rPr>
          <w:rFonts w:ascii="Times New Roman" w:hAnsi="Times New Roman"/>
          <w:sz w:val="22"/>
          <w:szCs w:val="22"/>
        </w:rPr>
      </w:pPr>
      <w:r w:rsidRPr="454A235A">
        <w:rPr>
          <w:rFonts w:ascii="Times New Roman" w:hAnsi="Times New Roman"/>
          <w:sz w:val="22"/>
          <w:szCs w:val="22"/>
        </w:rPr>
        <w:t xml:space="preserve"> </w:t>
      </w:r>
    </w:p>
    <w:p w14:paraId="4B29EB2F" w14:textId="01569468" w:rsidR="21778212" w:rsidRDefault="21778212" w:rsidP="00535CFE">
      <w:pPr>
        <w:ind w:left="360"/>
        <w:rPr>
          <w:rFonts w:ascii="Times New Roman" w:hAnsi="Times New Roman"/>
          <w:sz w:val="22"/>
          <w:szCs w:val="22"/>
        </w:rPr>
      </w:pPr>
      <w:r w:rsidRPr="454A235A">
        <w:rPr>
          <w:rFonts w:ascii="Times New Roman" w:hAnsi="Times New Roman"/>
          <w:sz w:val="22"/>
          <w:szCs w:val="22"/>
          <w:u w:val="single"/>
        </w:rPr>
        <w:t>Address:</w:t>
      </w:r>
      <w:r>
        <w:tab/>
      </w:r>
      <w:r>
        <w:tab/>
      </w:r>
      <w:r>
        <w:tab/>
      </w:r>
      <w:r w:rsidR="00535CFE">
        <w:tab/>
      </w:r>
      <w:r w:rsidRPr="454A235A">
        <w:rPr>
          <w:rFonts w:ascii="Times New Roman" w:hAnsi="Times New Roman"/>
          <w:sz w:val="22"/>
          <w:szCs w:val="22"/>
        </w:rPr>
        <w:t>One Ashburton Place, Eighth Floor, Boston, MA 02108</w:t>
      </w:r>
    </w:p>
    <w:p w14:paraId="78BC3604" w14:textId="1EFEBAC8" w:rsidR="21778212" w:rsidRDefault="21778212" w:rsidP="00535CFE">
      <w:pPr>
        <w:ind w:left="360"/>
        <w:rPr>
          <w:rFonts w:ascii="Times New Roman" w:hAnsi="Times New Roman"/>
          <w:sz w:val="22"/>
          <w:szCs w:val="22"/>
        </w:rPr>
      </w:pPr>
      <w:r w:rsidRPr="454A235A">
        <w:rPr>
          <w:rFonts w:ascii="Times New Roman" w:hAnsi="Times New Roman"/>
          <w:sz w:val="22"/>
          <w:szCs w:val="22"/>
        </w:rPr>
        <w:t xml:space="preserve"> </w:t>
      </w:r>
    </w:p>
    <w:p w14:paraId="1DBABB5E" w14:textId="234B2E44" w:rsidR="21778212" w:rsidRDefault="21778212" w:rsidP="00535CFE">
      <w:pPr>
        <w:ind w:left="360"/>
        <w:rPr>
          <w:rFonts w:ascii="Times New Roman" w:hAnsi="Times New Roman"/>
          <w:sz w:val="22"/>
          <w:szCs w:val="22"/>
        </w:rPr>
      </w:pPr>
      <w:r w:rsidRPr="454A235A">
        <w:rPr>
          <w:rFonts w:ascii="Times New Roman" w:hAnsi="Times New Roman"/>
          <w:sz w:val="22"/>
          <w:szCs w:val="22"/>
          <w:u w:val="single"/>
        </w:rPr>
        <w:t>Procurement Contact</w:t>
      </w:r>
      <w:r w:rsidRPr="454A235A">
        <w:rPr>
          <w:rFonts w:ascii="Times New Roman" w:hAnsi="Times New Roman"/>
          <w:sz w:val="22"/>
          <w:szCs w:val="22"/>
        </w:rPr>
        <w:t xml:space="preserve">:                      </w:t>
      </w:r>
      <w:r w:rsidR="00535CFE">
        <w:tab/>
      </w:r>
      <w:r w:rsidRPr="454A235A">
        <w:rPr>
          <w:rFonts w:ascii="Times New Roman" w:hAnsi="Times New Roman"/>
          <w:sz w:val="22"/>
          <w:szCs w:val="22"/>
        </w:rPr>
        <w:t>Nelson Wong</w:t>
      </w:r>
    </w:p>
    <w:p w14:paraId="33AD2627" w14:textId="2CA2AA09" w:rsidR="21778212" w:rsidRDefault="21778212" w:rsidP="00535CFE">
      <w:pPr>
        <w:ind w:left="360"/>
        <w:rPr>
          <w:rFonts w:ascii="Times New Roman" w:hAnsi="Times New Roman"/>
          <w:sz w:val="22"/>
          <w:szCs w:val="22"/>
        </w:rPr>
      </w:pPr>
      <w:r w:rsidRPr="454A235A">
        <w:rPr>
          <w:rFonts w:ascii="Times New Roman" w:hAnsi="Times New Roman"/>
          <w:sz w:val="22"/>
          <w:szCs w:val="22"/>
        </w:rPr>
        <w:t xml:space="preserve"> </w:t>
      </w:r>
    </w:p>
    <w:p w14:paraId="6D00E572" w14:textId="47FBAA91" w:rsidR="21778212" w:rsidRDefault="00A705E6" w:rsidP="00A705E6">
      <w:pPr>
        <w:pStyle w:val="Heading5"/>
        <w:numPr>
          <w:ilvl w:val="0"/>
          <w:numId w:val="0"/>
        </w:numPr>
        <w:ind w:left="36"/>
        <w:rPr>
          <w:rFonts w:ascii="Times New Roman" w:hAnsi="Times New Roman"/>
          <w:sz w:val="22"/>
          <w:szCs w:val="22"/>
        </w:rPr>
      </w:pPr>
      <w:r w:rsidRPr="001B0808">
        <w:rPr>
          <w:rFonts w:ascii="Times New Roman" w:hAnsi="Times New Roman" w:cs="Times New Roman"/>
          <w:b w:val="0"/>
          <w:bCs w:val="0"/>
          <w:sz w:val="22"/>
          <w:szCs w:val="22"/>
        </w:rPr>
        <w:t xml:space="preserve">     </w:t>
      </w:r>
      <w:r w:rsidR="007018FD" w:rsidRPr="001B0808">
        <w:rPr>
          <w:rFonts w:ascii="Times New Roman" w:hAnsi="Times New Roman" w:cs="Times New Roman"/>
          <w:b w:val="0"/>
          <w:bCs w:val="0"/>
          <w:sz w:val="22"/>
          <w:szCs w:val="22"/>
        </w:rPr>
        <w:t xml:space="preserve"> </w:t>
      </w:r>
      <w:r w:rsidR="21778212" w:rsidRPr="454A235A">
        <w:rPr>
          <w:rFonts w:ascii="Times New Roman" w:hAnsi="Times New Roman" w:cs="Times New Roman"/>
          <w:b w:val="0"/>
          <w:bCs w:val="0"/>
          <w:sz w:val="22"/>
          <w:szCs w:val="22"/>
          <w:u w:val="single"/>
        </w:rPr>
        <w:t>Telephone:</w:t>
      </w:r>
      <w:r w:rsidR="21778212">
        <w:tab/>
      </w:r>
      <w:r w:rsidR="007018FD">
        <w:tab/>
      </w:r>
      <w:r w:rsidR="007018FD">
        <w:tab/>
      </w:r>
      <w:r w:rsidR="007018FD">
        <w:tab/>
      </w:r>
      <w:r w:rsidR="21778212" w:rsidRPr="454A235A">
        <w:rPr>
          <w:rFonts w:ascii="Times New Roman" w:hAnsi="Times New Roman" w:cs="Times New Roman"/>
          <w:b w:val="0"/>
          <w:bCs w:val="0"/>
          <w:sz w:val="22"/>
          <w:szCs w:val="22"/>
        </w:rPr>
        <w:t>617-626-4553</w:t>
      </w:r>
    </w:p>
    <w:p w14:paraId="6EFB7CA0" w14:textId="04E0A0CE" w:rsidR="21778212" w:rsidRDefault="21778212" w:rsidP="00535CFE">
      <w:pPr>
        <w:ind w:left="360"/>
        <w:rPr>
          <w:rFonts w:ascii="Times New Roman" w:hAnsi="Times New Roman"/>
          <w:sz w:val="22"/>
          <w:szCs w:val="22"/>
        </w:rPr>
      </w:pPr>
      <w:r w:rsidRPr="454A235A">
        <w:rPr>
          <w:rFonts w:ascii="Times New Roman" w:hAnsi="Times New Roman"/>
          <w:sz w:val="22"/>
          <w:szCs w:val="22"/>
        </w:rPr>
        <w:t xml:space="preserve"> </w:t>
      </w:r>
    </w:p>
    <w:p w14:paraId="7B0F6A2B" w14:textId="301E9B1F" w:rsidR="21778212" w:rsidRDefault="21778212" w:rsidP="00535CFE">
      <w:pPr>
        <w:ind w:left="360"/>
        <w:rPr>
          <w:rStyle w:val="Hyperlink"/>
          <w:rFonts w:ascii="Times New Roman" w:hAnsi="Times New Roman"/>
          <w:b/>
          <w:bCs/>
          <w:sz w:val="22"/>
          <w:szCs w:val="22"/>
        </w:rPr>
      </w:pPr>
      <w:r w:rsidRPr="454A235A">
        <w:rPr>
          <w:rFonts w:ascii="Times New Roman" w:hAnsi="Times New Roman"/>
          <w:sz w:val="22"/>
          <w:szCs w:val="22"/>
          <w:u w:val="single"/>
        </w:rPr>
        <w:t>E-Mail Address:</w:t>
      </w:r>
      <w:r w:rsidRPr="454A235A">
        <w:rPr>
          <w:rFonts w:ascii="Times New Roman" w:hAnsi="Times New Roman"/>
          <w:sz w:val="22"/>
          <w:szCs w:val="22"/>
        </w:rPr>
        <w:t xml:space="preserve">                              </w:t>
      </w:r>
      <w:r w:rsidR="00535CFE">
        <w:tab/>
      </w:r>
      <w:hyperlink r:id="rId14" w:history="1">
        <w:r w:rsidR="00535CFE" w:rsidRPr="00535CFE">
          <w:rPr>
            <w:rStyle w:val="Hyperlink"/>
            <w:rFonts w:ascii="Times New Roman" w:hAnsi="Times New Roman"/>
            <w:sz w:val="22"/>
            <w:szCs w:val="22"/>
          </w:rPr>
          <w:t>nelson.wong@mass.gov</w:t>
        </w:r>
      </w:hyperlink>
    </w:p>
    <w:p w14:paraId="4E878ECA" w14:textId="2893B5C0" w:rsidR="454A235A" w:rsidRDefault="454A235A">
      <w:pPr>
        <w:sectPr w:rsidR="454A235A">
          <w:headerReference w:type="default" r:id="rId15"/>
          <w:footerReference w:type="first" r:id="rId16"/>
          <w:pgSz w:w="12240" w:h="15840"/>
          <w:pgMar w:top="360" w:right="1440" w:bottom="662" w:left="1440" w:header="720" w:footer="720" w:gutter="0"/>
          <w:pgNumType w:fmt="lowerRoman" w:start="1"/>
          <w:cols w:space="720"/>
          <w:titlePg/>
        </w:sectPr>
      </w:pPr>
    </w:p>
    <w:p w14:paraId="41F73480" w14:textId="4AEC50A3" w:rsidR="00B92E7F" w:rsidRDefault="003D1366">
      <w:pPr>
        <w:pStyle w:val="TOC1"/>
        <w:rPr>
          <w:rFonts w:asciiTheme="minorHAnsi" w:eastAsiaTheme="minorEastAsia" w:hAnsiTheme="minorHAnsi" w:cstheme="minorBidi"/>
          <w:b w:val="0"/>
          <w:bCs w:val="0"/>
          <w:caps w:val="0"/>
          <w:noProof/>
          <w:kern w:val="2"/>
          <w:sz w:val="24"/>
          <w:szCs w:val="24"/>
          <w:u w:val="none"/>
          <w14:ligatures w14:val="standardContextual"/>
        </w:rPr>
      </w:pPr>
      <w:r>
        <w:lastRenderedPageBreak/>
        <w:fldChar w:fldCharType="begin"/>
      </w:r>
      <w:r>
        <w:instrText xml:space="preserve"> TOC \o "1-3" \h \z \u </w:instrText>
      </w:r>
      <w:r>
        <w:fldChar w:fldCharType="separate"/>
      </w:r>
      <w:hyperlink w:anchor="_Toc218847561" w:history="1">
        <w:r w:rsidR="00B92E7F" w:rsidRPr="00A53A6F">
          <w:rPr>
            <w:rStyle w:val="Hyperlink"/>
            <w:noProof/>
          </w:rPr>
          <w:t>1</w:t>
        </w:r>
        <w:r w:rsidR="00B92E7F">
          <w:rPr>
            <w:rFonts w:asciiTheme="minorHAnsi" w:eastAsiaTheme="minorEastAsia" w:hAnsiTheme="minorHAnsi" w:cstheme="minorBidi"/>
            <w:b w:val="0"/>
            <w:bCs w:val="0"/>
            <w:caps w:val="0"/>
            <w:noProof/>
            <w:kern w:val="2"/>
            <w:sz w:val="24"/>
            <w:szCs w:val="24"/>
            <w:u w:val="none"/>
            <w14:ligatures w14:val="standardContextual"/>
          </w:rPr>
          <w:tab/>
        </w:r>
        <w:r w:rsidR="00B92E7F" w:rsidRPr="00A53A6F">
          <w:rPr>
            <w:rStyle w:val="Hyperlink"/>
            <w:noProof/>
          </w:rPr>
          <w:t>INTRODUCTION AND BID OVERVIEW</w:t>
        </w:r>
        <w:r w:rsidR="00B92E7F">
          <w:rPr>
            <w:noProof/>
            <w:webHidden/>
          </w:rPr>
          <w:tab/>
        </w:r>
        <w:r w:rsidR="00B92E7F">
          <w:rPr>
            <w:noProof/>
            <w:webHidden/>
          </w:rPr>
          <w:fldChar w:fldCharType="begin"/>
        </w:r>
        <w:r w:rsidR="00B92E7F">
          <w:rPr>
            <w:noProof/>
            <w:webHidden/>
          </w:rPr>
          <w:instrText xml:space="preserve"> PAGEREF _Toc218847561 \h </w:instrText>
        </w:r>
        <w:r w:rsidR="00B92E7F">
          <w:rPr>
            <w:noProof/>
            <w:webHidden/>
          </w:rPr>
        </w:r>
        <w:r w:rsidR="00B92E7F">
          <w:rPr>
            <w:noProof/>
            <w:webHidden/>
          </w:rPr>
          <w:fldChar w:fldCharType="separate"/>
        </w:r>
        <w:r w:rsidR="00B92E7F">
          <w:rPr>
            <w:noProof/>
            <w:webHidden/>
          </w:rPr>
          <w:t>1</w:t>
        </w:r>
        <w:r w:rsidR="00B92E7F">
          <w:rPr>
            <w:noProof/>
            <w:webHidden/>
          </w:rPr>
          <w:fldChar w:fldCharType="end"/>
        </w:r>
      </w:hyperlink>
    </w:p>
    <w:p w14:paraId="43A5F149" w14:textId="7A6E0960"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62" w:history="1">
        <w:r w:rsidRPr="00A53A6F">
          <w:rPr>
            <w:rStyle w:val="Hyperlink"/>
            <w:noProof/>
          </w:rPr>
          <w:t>1.1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Summary Description of Procurement Scope</w:t>
        </w:r>
        <w:r>
          <w:rPr>
            <w:noProof/>
            <w:webHidden/>
          </w:rPr>
          <w:tab/>
        </w:r>
        <w:r>
          <w:rPr>
            <w:noProof/>
            <w:webHidden/>
          </w:rPr>
          <w:fldChar w:fldCharType="begin"/>
        </w:r>
        <w:r>
          <w:rPr>
            <w:noProof/>
            <w:webHidden/>
          </w:rPr>
          <w:instrText xml:space="preserve"> PAGEREF _Toc218847562 \h </w:instrText>
        </w:r>
        <w:r>
          <w:rPr>
            <w:noProof/>
            <w:webHidden/>
          </w:rPr>
        </w:r>
        <w:r>
          <w:rPr>
            <w:noProof/>
            <w:webHidden/>
          </w:rPr>
          <w:fldChar w:fldCharType="separate"/>
        </w:r>
        <w:r>
          <w:rPr>
            <w:noProof/>
            <w:webHidden/>
          </w:rPr>
          <w:t>1</w:t>
        </w:r>
        <w:r>
          <w:rPr>
            <w:noProof/>
            <w:webHidden/>
          </w:rPr>
          <w:fldChar w:fldCharType="end"/>
        </w:r>
      </w:hyperlink>
    </w:p>
    <w:p w14:paraId="68A7A4F7" w14:textId="1DBBED7A"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64" w:history="1">
        <w:r w:rsidRPr="00A53A6F">
          <w:rPr>
            <w:rStyle w:val="Hyperlink"/>
            <w:noProof/>
          </w:rPr>
          <w:t>1.2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Order of Precedence</w:t>
        </w:r>
        <w:r>
          <w:rPr>
            <w:noProof/>
            <w:webHidden/>
          </w:rPr>
          <w:tab/>
        </w:r>
        <w:r>
          <w:rPr>
            <w:noProof/>
            <w:webHidden/>
          </w:rPr>
          <w:fldChar w:fldCharType="begin"/>
        </w:r>
        <w:r>
          <w:rPr>
            <w:noProof/>
            <w:webHidden/>
          </w:rPr>
          <w:instrText xml:space="preserve"> PAGEREF _Toc218847564 \h </w:instrText>
        </w:r>
        <w:r>
          <w:rPr>
            <w:noProof/>
            <w:webHidden/>
          </w:rPr>
        </w:r>
        <w:r>
          <w:rPr>
            <w:noProof/>
            <w:webHidden/>
          </w:rPr>
          <w:fldChar w:fldCharType="separate"/>
        </w:r>
        <w:r>
          <w:rPr>
            <w:noProof/>
            <w:webHidden/>
          </w:rPr>
          <w:t>1</w:t>
        </w:r>
        <w:r>
          <w:rPr>
            <w:noProof/>
            <w:webHidden/>
          </w:rPr>
          <w:fldChar w:fldCharType="end"/>
        </w:r>
      </w:hyperlink>
    </w:p>
    <w:p w14:paraId="02707EB0" w14:textId="7CF49113"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65" w:history="1">
        <w:r w:rsidRPr="00A53A6F">
          <w:rPr>
            <w:rStyle w:val="Hyperlink"/>
            <w:noProof/>
          </w:rPr>
          <w:t>1.2.1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Acceptance of Terms</w:t>
        </w:r>
        <w:r>
          <w:rPr>
            <w:noProof/>
            <w:webHidden/>
          </w:rPr>
          <w:tab/>
        </w:r>
        <w:r>
          <w:rPr>
            <w:noProof/>
            <w:webHidden/>
          </w:rPr>
          <w:fldChar w:fldCharType="begin"/>
        </w:r>
        <w:r>
          <w:rPr>
            <w:noProof/>
            <w:webHidden/>
          </w:rPr>
          <w:instrText xml:space="preserve"> PAGEREF _Toc218847565 \h </w:instrText>
        </w:r>
        <w:r>
          <w:rPr>
            <w:noProof/>
            <w:webHidden/>
          </w:rPr>
        </w:r>
        <w:r>
          <w:rPr>
            <w:noProof/>
            <w:webHidden/>
          </w:rPr>
          <w:fldChar w:fldCharType="separate"/>
        </w:r>
        <w:r>
          <w:rPr>
            <w:noProof/>
            <w:webHidden/>
          </w:rPr>
          <w:t>1</w:t>
        </w:r>
        <w:r>
          <w:rPr>
            <w:noProof/>
            <w:webHidden/>
          </w:rPr>
          <w:fldChar w:fldCharType="end"/>
        </w:r>
      </w:hyperlink>
    </w:p>
    <w:p w14:paraId="30B8C915" w14:textId="2183895B"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66" w:history="1">
        <w:r w:rsidRPr="00A53A6F">
          <w:rPr>
            <w:rStyle w:val="Hyperlink"/>
            <w:noProof/>
          </w:rPr>
          <w:t>1.3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Estimated Procurement Calendar</w:t>
        </w:r>
        <w:r>
          <w:rPr>
            <w:noProof/>
            <w:webHidden/>
          </w:rPr>
          <w:tab/>
        </w:r>
        <w:r>
          <w:rPr>
            <w:noProof/>
            <w:webHidden/>
          </w:rPr>
          <w:fldChar w:fldCharType="begin"/>
        </w:r>
        <w:r>
          <w:rPr>
            <w:noProof/>
            <w:webHidden/>
          </w:rPr>
          <w:instrText xml:space="preserve"> PAGEREF _Toc218847566 \h </w:instrText>
        </w:r>
        <w:r>
          <w:rPr>
            <w:noProof/>
            <w:webHidden/>
          </w:rPr>
        </w:r>
        <w:r>
          <w:rPr>
            <w:noProof/>
            <w:webHidden/>
          </w:rPr>
          <w:fldChar w:fldCharType="separate"/>
        </w:r>
        <w:r>
          <w:rPr>
            <w:noProof/>
            <w:webHidden/>
          </w:rPr>
          <w:t>1</w:t>
        </w:r>
        <w:r>
          <w:rPr>
            <w:noProof/>
            <w:webHidden/>
          </w:rPr>
          <w:fldChar w:fldCharType="end"/>
        </w:r>
      </w:hyperlink>
    </w:p>
    <w:p w14:paraId="3C06E560" w14:textId="047F934B"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67" w:history="1">
        <w:r w:rsidRPr="00A53A6F">
          <w:rPr>
            <w:rStyle w:val="Hyperlink"/>
            <w:noProof/>
          </w:rPr>
          <w:t>1.3.1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Submission of Bid Questions</w:t>
        </w:r>
        <w:r>
          <w:rPr>
            <w:noProof/>
            <w:webHidden/>
          </w:rPr>
          <w:tab/>
        </w:r>
        <w:r>
          <w:rPr>
            <w:noProof/>
            <w:webHidden/>
          </w:rPr>
          <w:fldChar w:fldCharType="begin"/>
        </w:r>
        <w:r>
          <w:rPr>
            <w:noProof/>
            <w:webHidden/>
          </w:rPr>
          <w:instrText xml:space="preserve"> PAGEREF _Toc218847567 \h </w:instrText>
        </w:r>
        <w:r>
          <w:rPr>
            <w:noProof/>
            <w:webHidden/>
          </w:rPr>
        </w:r>
        <w:r>
          <w:rPr>
            <w:noProof/>
            <w:webHidden/>
          </w:rPr>
          <w:fldChar w:fldCharType="separate"/>
        </w:r>
        <w:r>
          <w:rPr>
            <w:noProof/>
            <w:webHidden/>
          </w:rPr>
          <w:t>2</w:t>
        </w:r>
        <w:r>
          <w:rPr>
            <w:noProof/>
            <w:webHidden/>
          </w:rPr>
          <w:fldChar w:fldCharType="end"/>
        </w:r>
      </w:hyperlink>
    </w:p>
    <w:p w14:paraId="6F9A6DF0" w14:textId="643D909C"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68" w:history="1">
        <w:r w:rsidRPr="00A53A6F">
          <w:rPr>
            <w:rStyle w:val="Hyperlink"/>
            <w:noProof/>
          </w:rPr>
          <w:t>1.3.2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Late Bids will not be Considered</w:t>
        </w:r>
        <w:r>
          <w:rPr>
            <w:noProof/>
            <w:webHidden/>
          </w:rPr>
          <w:tab/>
        </w:r>
        <w:r>
          <w:rPr>
            <w:noProof/>
            <w:webHidden/>
          </w:rPr>
          <w:fldChar w:fldCharType="begin"/>
        </w:r>
        <w:r>
          <w:rPr>
            <w:noProof/>
            <w:webHidden/>
          </w:rPr>
          <w:instrText xml:space="preserve"> PAGEREF _Toc218847568 \h </w:instrText>
        </w:r>
        <w:r>
          <w:rPr>
            <w:noProof/>
            <w:webHidden/>
          </w:rPr>
        </w:r>
        <w:r>
          <w:rPr>
            <w:noProof/>
            <w:webHidden/>
          </w:rPr>
          <w:fldChar w:fldCharType="separate"/>
        </w:r>
        <w:r>
          <w:rPr>
            <w:noProof/>
            <w:webHidden/>
          </w:rPr>
          <w:t>2</w:t>
        </w:r>
        <w:r>
          <w:rPr>
            <w:noProof/>
            <w:webHidden/>
          </w:rPr>
          <w:fldChar w:fldCharType="end"/>
        </w:r>
      </w:hyperlink>
    </w:p>
    <w:p w14:paraId="127876C4" w14:textId="74BE7962"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69" w:history="1">
        <w:r w:rsidRPr="00A53A6F">
          <w:rPr>
            <w:rStyle w:val="Hyperlink"/>
            <w:noProof/>
          </w:rPr>
          <w:t>1.4</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Additional Bid Information</w:t>
        </w:r>
        <w:r>
          <w:rPr>
            <w:noProof/>
            <w:webHidden/>
          </w:rPr>
          <w:tab/>
        </w:r>
        <w:r>
          <w:rPr>
            <w:noProof/>
            <w:webHidden/>
          </w:rPr>
          <w:fldChar w:fldCharType="begin"/>
        </w:r>
        <w:r>
          <w:rPr>
            <w:noProof/>
            <w:webHidden/>
          </w:rPr>
          <w:instrText xml:space="preserve"> PAGEREF _Toc218847569 \h </w:instrText>
        </w:r>
        <w:r>
          <w:rPr>
            <w:noProof/>
            <w:webHidden/>
          </w:rPr>
        </w:r>
        <w:r>
          <w:rPr>
            <w:noProof/>
            <w:webHidden/>
          </w:rPr>
          <w:fldChar w:fldCharType="separate"/>
        </w:r>
        <w:r>
          <w:rPr>
            <w:noProof/>
            <w:webHidden/>
          </w:rPr>
          <w:t>3</w:t>
        </w:r>
        <w:r>
          <w:rPr>
            <w:noProof/>
            <w:webHidden/>
          </w:rPr>
          <w:fldChar w:fldCharType="end"/>
        </w:r>
      </w:hyperlink>
    </w:p>
    <w:p w14:paraId="32710A4E" w14:textId="5F48B3C1"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70" w:history="1">
        <w:r w:rsidRPr="00A53A6F">
          <w:rPr>
            <w:rStyle w:val="Hyperlink"/>
            <w:noProof/>
          </w:rPr>
          <w:t>1.4.1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Anticipated Contract Duration, Transition to ITS86 and OSD’s Administrative Fee of 1%</w:t>
        </w:r>
        <w:r>
          <w:rPr>
            <w:noProof/>
            <w:webHidden/>
          </w:rPr>
          <w:tab/>
          <w:t>………………………………………………………………………………………………………</w:t>
        </w:r>
        <w:r>
          <w:rPr>
            <w:noProof/>
            <w:webHidden/>
          </w:rPr>
          <w:fldChar w:fldCharType="begin"/>
        </w:r>
        <w:r>
          <w:rPr>
            <w:noProof/>
            <w:webHidden/>
          </w:rPr>
          <w:instrText xml:space="preserve"> PAGEREF _Toc218847570 \h </w:instrText>
        </w:r>
        <w:r>
          <w:rPr>
            <w:noProof/>
            <w:webHidden/>
          </w:rPr>
        </w:r>
        <w:r>
          <w:rPr>
            <w:noProof/>
            <w:webHidden/>
          </w:rPr>
          <w:fldChar w:fldCharType="separate"/>
        </w:r>
        <w:r>
          <w:rPr>
            <w:noProof/>
            <w:webHidden/>
          </w:rPr>
          <w:t>3</w:t>
        </w:r>
        <w:r>
          <w:rPr>
            <w:noProof/>
            <w:webHidden/>
          </w:rPr>
          <w:fldChar w:fldCharType="end"/>
        </w:r>
      </w:hyperlink>
    </w:p>
    <w:p w14:paraId="35A528A7" w14:textId="30DE65F7"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71" w:history="1">
        <w:r w:rsidRPr="00A53A6F">
          <w:rPr>
            <w:rStyle w:val="Hyperlink"/>
            <w:noProof/>
          </w:rPr>
          <w:t>1.4.2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Estimated Value of the Contract</w:t>
        </w:r>
        <w:r>
          <w:rPr>
            <w:noProof/>
            <w:webHidden/>
          </w:rPr>
          <w:tab/>
        </w:r>
        <w:r>
          <w:rPr>
            <w:noProof/>
            <w:webHidden/>
          </w:rPr>
          <w:fldChar w:fldCharType="begin"/>
        </w:r>
        <w:r>
          <w:rPr>
            <w:noProof/>
            <w:webHidden/>
          </w:rPr>
          <w:instrText xml:space="preserve"> PAGEREF _Toc218847571 \h </w:instrText>
        </w:r>
        <w:r>
          <w:rPr>
            <w:noProof/>
            <w:webHidden/>
          </w:rPr>
        </w:r>
        <w:r>
          <w:rPr>
            <w:noProof/>
            <w:webHidden/>
          </w:rPr>
          <w:fldChar w:fldCharType="separate"/>
        </w:r>
        <w:r>
          <w:rPr>
            <w:noProof/>
            <w:webHidden/>
          </w:rPr>
          <w:t>3</w:t>
        </w:r>
        <w:r>
          <w:rPr>
            <w:noProof/>
            <w:webHidden/>
          </w:rPr>
          <w:fldChar w:fldCharType="end"/>
        </w:r>
      </w:hyperlink>
    </w:p>
    <w:p w14:paraId="1C15721A" w14:textId="4C08B68C"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72" w:history="1">
        <w:r w:rsidRPr="00A53A6F">
          <w:rPr>
            <w:rStyle w:val="Hyperlink"/>
            <w:noProof/>
          </w:rPr>
          <w:t>1.4.3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Estimated Number of Awards</w:t>
        </w:r>
        <w:r>
          <w:rPr>
            <w:noProof/>
            <w:webHidden/>
          </w:rPr>
          <w:tab/>
        </w:r>
        <w:r>
          <w:rPr>
            <w:noProof/>
            <w:webHidden/>
          </w:rPr>
          <w:fldChar w:fldCharType="begin"/>
        </w:r>
        <w:r>
          <w:rPr>
            <w:noProof/>
            <w:webHidden/>
          </w:rPr>
          <w:instrText xml:space="preserve"> PAGEREF _Toc218847572 \h </w:instrText>
        </w:r>
        <w:r>
          <w:rPr>
            <w:noProof/>
            <w:webHidden/>
          </w:rPr>
        </w:r>
        <w:r>
          <w:rPr>
            <w:noProof/>
            <w:webHidden/>
          </w:rPr>
          <w:fldChar w:fldCharType="separate"/>
        </w:r>
        <w:r>
          <w:rPr>
            <w:noProof/>
            <w:webHidden/>
          </w:rPr>
          <w:t>3</w:t>
        </w:r>
        <w:r>
          <w:rPr>
            <w:noProof/>
            <w:webHidden/>
          </w:rPr>
          <w:fldChar w:fldCharType="end"/>
        </w:r>
      </w:hyperlink>
    </w:p>
    <w:p w14:paraId="7DC70457" w14:textId="69E48EC1"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73" w:history="1">
        <w:r w:rsidRPr="00A53A6F">
          <w:rPr>
            <w:rStyle w:val="Hyperlink"/>
            <w:noProof/>
          </w:rPr>
          <w:t>1.4.4</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Adding Contractors after initial Contract Award</w:t>
        </w:r>
        <w:r>
          <w:rPr>
            <w:noProof/>
            <w:webHidden/>
          </w:rPr>
          <w:tab/>
        </w:r>
        <w:r>
          <w:rPr>
            <w:noProof/>
            <w:webHidden/>
          </w:rPr>
          <w:fldChar w:fldCharType="begin"/>
        </w:r>
        <w:r>
          <w:rPr>
            <w:noProof/>
            <w:webHidden/>
          </w:rPr>
          <w:instrText xml:space="preserve"> PAGEREF _Toc218847573 \h </w:instrText>
        </w:r>
        <w:r>
          <w:rPr>
            <w:noProof/>
            <w:webHidden/>
          </w:rPr>
        </w:r>
        <w:r>
          <w:rPr>
            <w:noProof/>
            <w:webHidden/>
          </w:rPr>
          <w:fldChar w:fldCharType="separate"/>
        </w:r>
        <w:r>
          <w:rPr>
            <w:noProof/>
            <w:webHidden/>
          </w:rPr>
          <w:t>3</w:t>
        </w:r>
        <w:r>
          <w:rPr>
            <w:noProof/>
            <w:webHidden/>
          </w:rPr>
          <w:fldChar w:fldCharType="end"/>
        </w:r>
      </w:hyperlink>
    </w:p>
    <w:p w14:paraId="56FE86F3" w14:textId="0283332F"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74" w:history="1">
        <w:r w:rsidRPr="00A53A6F">
          <w:rPr>
            <w:rStyle w:val="Hyperlink"/>
            <w:noProof/>
          </w:rPr>
          <w:t>1.4.5</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Acquisition Method(s):</w:t>
        </w:r>
        <w:r>
          <w:rPr>
            <w:noProof/>
            <w:webHidden/>
          </w:rPr>
          <w:tab/>
        </w:r>
        <w:r>
          <w:rPr>
            <w:noProof/>
            <w:webHidden/>
          </w:rPr>
          <w:fldChar w:fldCharType="begin"/>
        </w:r>
        <w:r>
          <w:rPr>
            <w:noProof/>
            <w:webHidden/>
          </w:rPr>
          <w:instrText xml:space="preserve"> PAGEREF _Toc218847574 \h </w:instrText>
        </w:r>
        <w:r>
          <w:rPr>
            <w:noProof/>
            <w:webHidden/>
          </w:rPr>
        </w:r>
        <w:r>
          <w:rPr>
            <w:noProof/>
            <w:webHidden/>
          </w:rPr>
          <w:fldChar w:fldCharType="separate"/>
        </w:r>
        <w:r>
          <w:rPr>
            <w:noProof/>
            <w:webHidden/>
          </w:rPr>
          <w:t>3</w:t>
        </w:r>
        <w:r>
          <w:rPr>
            <w:noProof/>
            <w:webHidden/>
          </w:rPr>
          <w:fldChar w:fldCharType="end"/>
        </w:r>
      </w:hyperlink>
    </w:p>
    <w:p w14:paraId="7D8BF02A" w14:textId="41EFB4FC"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575" w:history="1">
        <w:r w:rsidRPr="00A53A6F">
          <w:rPr>
            <w:rStyle w:val="Hyperlink"/>
            <w:noProof/>
          </w:rPr>
          <w:t>2</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ADDITIONAL INFORMATION ON PROCUREMENT SCOPE</w:t>
        </w:r>
        <w:r>
          <w:rPr>
            <w:noProof/>
            <w:webHidden/>
          </w:rPr>
          <w:tab/>
        </w:r>
        <w:r>
          <w:rPr>
            <w:noProof/>
            <w:webHidden/>
          </w:rPr>
          <w:fldChar w:fldCharType="begin"/>
        </w:r>
        <w:r>
          <w:rPr>
            <w:noProof/>
            <w:webHidden/>
          </w:rPr>
          <w:instrText xml:space="preserve"> PAGEREF _Toc218847575 \h </w:instrText>
        </w:r>
        <w:r>
          <w:rPr>
            <w:noProof/>
            <w:webHidden/>
          </w:rPr>
        </w:r>
        <w:r>
          <w:rPr>
            <w:noProof/>
            <w:webHidden/>
          </w:rPr>
          <w:fldChar w:fldCharType="separate"/>
        </w:r>
        <w:r>
          <w:rPr>
            <w:noProof/>
            <w:webHidden/>
          </w:rPr>
          <w:t>4</w:t>
        </w:r>
        <w:r>
          <w:rPr>
            <w:noProof/>
            <w:webHidden/>
          </w:rPr>
          <w:fldChar w:fldCharType="end"/>
        </w:r>
      </w:hyperlink>
    </w:p>
    <w:p w14:paraId="7C897DEE" w14:textId="099CFC5D"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76" w:history="1">
        <w:r w:rsidRPr="00A53A6F">
          <w:rPr>
            <w:rStyle w:val="Hyperlink"/>
            <w:noProof/>
          </w:rPr>
          <w:t>2.1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Description of Solution and Services</w:t>
        </w:r>
        <w:r>
          <w:rPr>
            <w:noProof/>
            <w:webHidden/>
          </w:rPr>
          <w:tab/>
        </w:r>
        <w:r>
          <w:rPr>
            <w:noProof/>
            <w:webHidden/>
          </w:rPr>
          <w:fldChar w:fldCharType="begin"/>
        </w:r>
        <w:r>
          <w:rPr>
            <w:noProof/>
            <w:webHidden/>
          </w:rPr>
          <w:instrText xml:space="preserve"> PAGEREF _Toc218847576 \h </w:instrText>
        </w:r>
        <w:r>
          <w:rPr>
            <w:noProof/>
            <w:webHidden/>
          </w:rPr>
        </w:r>
        <w:r>
          <w:rPr>
            <w:noProof/>
            <w:webHidden/>
          </w:rPr>
          <w:fldChar w:fldCharType="separate"/>
        </w:r>
        <w:r>
          <w:rPr>
            <w:noProof/>
            <w:webHidden/>
          </w:rPr>
          <w:t>4</w:t>
        </w:r>
        <w:r>
          <w:rPr>
            <w:noProof/>
            <w:webHidden/>
          </w:rPr>
          <w:fldChar w:fldCharType="end"/>
        </w:r>
      </w:hyperlink>
    </w:p>
    <w:p w14:paraId="41B10B46" w14:textId="5EEAA782"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577" w:history="1">
        <w:r w:rsidRPr="00A53A6F">
          <w:rPr>
            <w:rStyle w:val="Hyperlink"/>
            <w:noProof/>
          </w:rPr>
          <w:t>3</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Bidder Qualifications</w:t>
        </w:r>
        <w:r>
          <w:rPr>
            <w:noProof/>
            <w:webHidden/>
          </w:rPr>
          <w:tab/>
        </w:r>
        <w:r>
          <w:rPr>
            <w:noProof/>
            <w:webHidden/>
          </w:rPr>
          <w:fldChar w:fldCharType="begin"/>
        </w:r>
        <w:r>
          <w:rPr>
            <w:noProof/>
            <w:webHidden/>
          </w:rPr>
          <w:instrText xml:space="preserve"> PAGEREF _Toc218847577 \h </w:instrText>
        </w:r>
        <w:r>
          <w:rPr>
            <w:noProof/>
            <w:webHidden/>
          </w:rPr>
        </w:r>
        <w:r>
          <w:rPr>
            <w:noProof/>
            <w:webHidden/>
          </w:rPr>
          <w:fldChar w:fldCharType="separate"/>
        </w:r>
        <w:r>
          <w:rPr>
            <w:noProof/>
            <w:webHidden/>
          </w:rPr>
          <w:t>5</w:t>
        </w:r>
        <w:r>
          <w:rPr>
            <w:noProof/>
            <w:webHidden/>
          </w:rPr>
          <w:fldChar w:fldCharType="end"/>
        </w:r>
      </w:hyperlink>
    </w:p>
    <w:p w14:paraId="400A40FD" w14:textId="234FABAC"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78" w:history="1">
        <w:r w:rsidRPr="00A53A6F">
          <w:rPr>
            <w:rStyle w:val="Hyperlink"/>
            <w:noProof/>
          </w:rPr>
          <w:t>3.1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Financial stability including bankruptcy, litigation and contract defaults</w:t>
        </w:r>
        <w:r>
          <w:rPr>
            <w:noProof/>
            <w:webHidden/>
          </w:rPr>
          <w:tab/>
        </w:r>
        <w:r>
          <w:rPr>
            <w:noProof/>
            <w:webHidden/>
          </w:rPr>
          <w:fldChar w:fldCharType="begin"/>
        </w:r>
        <w:r>
          <w:rPr>
            <w:noProof/>
            <w:webHidden/>
          </w:rPr>
          <w:instrText xml:space="preserve"> PAGEREF _Toc218847578 \h </w:instrText>
        </w:r>
        <w:r>
          <w:rPr>
            <w:noProof/>
            <w:webHidden/>
          </w:rPr>
        </w:r>
        <w:r>
          <w:rPr>
            <w:noProof/>
            <w:webHidden/>
          </w:rPr>
          <w:fldChar w:fldCharType="separate"/>
        </w:r>
        <w:r>
          <w:rPr>
            <w:noProof/>
            <w:webHidden/>
          </w:rPr>
          <w:t>6</w:t>
        </w:r>
        <w:r>
          <w:rPr>
            <w:noProof/>
            <w:webHidden/>
          </w:rPr>
          <w:fldChar w:fldCharType="end"/>
        </w:r>
      </w:hyperlink>
    </w:p>
    <w:p w14:paraId="646C0B77" w14:textId="4FB9D259"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79" w:history="1">
        <w:r w:rsidRPr="00A53A6F">
          <w:rPr>
            <w:rStyle w:val="Hyperlink"/>
            <w:noProof/>
          </w:rPr>
          <w:t>3.1.1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Financial statement for most recently completed fiscal year</w:t>
        </w:r>
        <w:r>
          <w:rPr>
            <w:noProof/>
            <w:webHidden/>
          </w:rPr>
          <w:tab/>
        </w:r>
        <w:r>
          <w:rPr>
            <w:noProof/>
            <w:webHidden/>
          </w:rPr>
          <w:fldChar w:fldCharType="begin"/>
        </w:r>
        <w:r>
          <w:rPr>
            <w:noProof/>
            <w:webHidden/>
          </w:rPr>
          <w:instrText xml:space="preserve"> PAGEREF _Toc218847579 \h </w:instrText>
        </w:r>
        <w:r>
          <w:rPr>
            <w:noProof/>
            <w:webHidden/>
          </w:rPr>
        </w:r>
        <w:r>
          <w:rPr>
            <w:noProof/>
            <w:webHidden/>
          </w:rPr>
          <w:fldChar w:fldCharType="separate"/>
        </w:r>
        <w:r>
          <w:rPr>
            <w:noProof/>
            <w:webHidden/>
          </w:rPr>
          <w:t>6</w:t>
        </w:r>
        <w:r>
          <w:rPr>
            <w:noProof/>
            <w:webHidden/>
          </w:rPr>
          <w:fldChar w:fldCharType="end"/>
        </w:r>
      </w:hyperlink>
    </w:p>
    <w:p w14:paraId="2000C11B" w14:textId="4C8188D9"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80" w:history="1">
        <w:r w:rsidRPr="00A53A6F">
          <w:rPr>
            <w:rStyle w:val="Hyperlink"/>
            <w:noProof/>
          </w:rPr>
          <w:t>3.1.2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Certificate of Good Standing</w:t>
        </w:r>
        <w:r>
          <w:rPr>
            <w:noProof/>
            <w:webHidden/>
          </w:rPr>
          <w:tab/>
        </w:r>
        <w:r>
          <w:rPr>
            <w:noProof/>
            <w:webHidden/>
          </w:rPr>
          <w:fldChar w:fldCharType="begin"/>
        </w:r>
        <w:r>
          <w:rPr>
            <w:noProof/>
            <w:webHidden/>
          </w:rPr>
          <w:instrText xml:space="preserve"> PAGEREF _Toc218847580 \h </w:instrText>
        </w:r>
        <w:r>
          <w:rPr>
            <w:noProof/>
            <w:webHidden/>
          </w:rPr>
        </w:r>
        <w:r>
          <w:rPr>
            <w:noProof/>
            <w:webHidden/>
          </w:rPr>
          <w:fldChar w:fldCharType="separate"/>
        </w:r>
        <w:r>
          <w:rPr>
            <w:noProof/>
            <w:webHidden/>
          </w:rPr>
          <w:t>6</w:t>
        </w:r>
        <w:r>
          <w:rPr>
            <w:noProof/>
            <w:webHidden/>
          </w:rPr>
          <w:fldChar w:fldCharType="end"/>
        </w:r>
      </w:hyperlink>
    </w:p>
    <w:p w14:paraId="57FCD95C" w14:textId="616109C7"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81" w:history="1">
        <w:r w:rsidRPr="00A53A6F">
          <w:rPr>
            <w:rStyle w:val="Hyperlink"/>
            <w:noProof/>
          </w:rPr>
          <w:t>3.1.3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Bankruptcy, litigation, and contract defaults</w:t>
        </w:r>
        <w:r>
          <w:rPr>
            <w:noProof/>
            <w:webHidden/>
          </w:rPr>
          <w:tab/>
        </w:r>
        <w:r>
          <w:rPr>
            <w:noProof/>
            <w:webHidden/>
          </w:rPr>
          <w:fldChar w:fldCharType="begin"/>
        </w:r>
        <w:r>
          <w:rPr>
            <w:noProof/>
            <w:webHidden/>
          </w:rPr>
          <w:instrText xml:space="preserve"> PAGEREF _Toc218847581 \h </w:instrText>
        </w:r>
        <w:r>
          <w:rPr>
            <w:noProof/>
            <w:webHidden/>
          </w:rPr>
        </w:r>
        <w:r>
          <w:rPr>
            <w:noProof/>
            <w:webHidden/>
          </w:rPr>
          <w:fldChar w:fldCharType="separate"/>
        </w:r>
        <w:r>
          <w:rPr>
            <w:noProof/>
            <w:webHidden/>
          </w:rPr>
          <w:t>6</w:t>
        </w:r>
        <w:r>
          <w:rPr>
            <w:noProof/>
            <w:webHidden/>
          </w:rPr>
          <w:fldChar w:fldCharType="end"/>
        </w:r>
      </w:hyperlink>
    </w:p>
    <w:p w14:paraId="1A2B933D" w14:textId="0324DD24"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82" w:history="1">
        <w:r w:rsidRPr="00A53A6F">
          <w:rPr>
            <w:rStyle w:val="Hyperlink"/>
            <w:noProof/>
          </w:rPr>
          <w:t>3.2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Debarment Check</w:t>
        </w:r>
        <w:r>
          <w:rPr>
            <w:noProof/>
            <w:webHidden/>
          </w:rPr>
          <w:tab/>
        </w:r>
        <w:r>
          <w:rPr>
            <w:noProof/>
            <w:webHidden/>
          </w:rPr>
          <w:fldChar w:fldCharType="begin"/>
        </w:r>
        <w:r>
          <w:rPr>
            <w:noProof/>
            <w:webHidden/>
          </w:rPr>
          <w:instrText xml:space="preserve"> PAGEREF _Toc218847582 \h </w:instrText>
        </w:r>
        <w:r>
          <w:rPr>
            <w:noProof/>
            <w:webHidden/>
          </w:rPr>
        </w:r>
        <w:r>
          <w:rPr>
            <w:noProof/>
            <w:webHidden/>
          </w:rPr>
          <w:fldChar w:fldCharType="separate"/>
        </w:r>
        <w:r>
          <w:rPr>
            <w:noProof/>
            <w:webHidden/>
          </w:rPr>
          <w:t>6</w:t>
        </w:r>
        <w:r>
          <w:rPr>
            <w:noProof/>
            <w:webHidden/>
          </w:rPr>
          <w:fldChar w:fldCharType="end"/>
        </w:r>
      </w:hyperlink>
    </w:p>
    <w:p w14:paraId="14BC4575" w14:textId="50C1E0DC"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83" w:history="1">
        <w:r w:rsidRPr="00A53A6F">
          <w:rPr>
            <w:rStyle w:val="Hyperlink"/>
            <w:noProof/>
          </w:rPr>
          <w:t>3.3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Additional Terms and Conditions</w:t>
        </w:r>
        <w:r>
          <w:rPr>
            <w:noProof/>
            <w:webHidden/>
          </w:rPr>
          <w:tab/>
        </w:r>
        <w:r>
          <w:rPr>
            <w:noProof/>
            <w:webHidden/>
          </w:rPr>
          <w:fldChar w:fldCharType="begin"/>
        </w:r>
        <w:r>
          <w:rPr>
            <w:noProof/>
            <w:webHidden/>
          </w:rPr>
          <w:instrText xml:space="preserve"> PAGEREF _Toc218847583 \h </w:instrText>
        </w:r>
        <w:r>
          <w:rPr>
            <w:noProof/>
            <w:webHidden/>
          </w:rPr>
        </w:r>
        <w:r>
          <w:rPr>
            <w:noProof/>
            <w:webHidden/>
          </w:rPr>
          <w:fldChar w:fldCharType="separate"/>
        </w:r>
        <w:r>
          <w:rPr>
            <w:noProof/>
            <w:webHidden/>
          </w:rPr>
          <w:t>6</w:t>
        </w:r>
        <w:r>
          <w:rPr>
            <w:noProof/>
            <w:webHidden/>
          </w:rPr>
          <w:fldChar w:fldCharType="end"/>
        </w:r>
      </w:hyperlink>
    </w:p>
    <w:p w14:paraId="15C1591F" w14:textId="715FA3AA"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584" w:history="1">
        <w:r w:rsidRPr="00A53A6F">
          <w:rPr>
            <w:rStyle w:val="Hyperlink"/>
            <w:noProof/>
          </w:rPr>
          <w:t>4</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SERVICE AND COST SPECIFICATIONS</w:t>
        </w:r>
        <w:r>
          <w:rPr>
            <w:noProof/>
            <w:webHidden/>
          </w:rPr>
          <w:tab/>
        </w:r>
        <w:r>
          <w:rPr>
            <w:noProof/>
            <w:webHidden/>
          </w:rPr>
          <w:fldChar w:fldCharType="begin"/>
        </w:r>
        <w:r>
          <w:rPr>
            <w:noProof/>
            <w:webHidden/>
          </w:rPr>
          <w:instrText xml:space="preserve"> PAGEREF _Toc218847584 \h </w:instrText>
        </w:r>
        <w:r>
          <w:rPr>
            <w:noProof/>
            <w:webHidden/>
          </w:rPr>
        </w:r>
        <w:r>
          <w:rPr>
            <w:noProof/>
            <w:webHidden/>
          </w:rPr>
          <w:fldChar w:fldCharType="separate"/>
        </w:r>
        <w:r>
          <w:rPr>
            <w:noProof/>
            <w:webHidden/>
          </w:rPr>
          <w:t>6</w:t>
        </w:r>
        <w:r>
          <w:rPr>
            <w:noProof/>
            <w:webHidden/>
          </w:rPr>
          <w:fldChar w:fldCharType="end"/>
        </w:r>
      </w:hyperlink>
    </w:p>
    <w:p w14:paraId="3584B5E8" w14:textId="6B0E196C"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85" w:history="1">
        <w:r w:rsidRPr="00A53A6F">
          <w:rPr>
            <w:rStyle w:val="Hyperlink"/>
            <w:noProof/>
          </w:rPr>
          <w:t>4.1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Service Specifications</w:t>
        </w:r>
        <w:r>
          <w:rPr>
            <w:noProof/>
            <w:webHidden/>
          </w:rPr>
          <w:tab/>
        </w:r>
        <w:r>
          <w:rPr>
            <w:noProof/>
            <w:webHidden/>
          </w:rPr>
          <w:fldChar w:fldCharType="begin"/>
        </w:r>
        <w:r>
          <w:rPr>
            <w:noProof/>
            <w:webHidden/>
          </w:rPr>
          <w:instrText xml:space="preserve"> PAGEREF _Toc218847585 \h </w:instrText>
        </w:r>
        <w:r>
          <w:rPr>
            <w:noProof/>
            <w:webHidden/>
          </w:rPr>
        </w:r>
        <w:r>
          <w:rPr>
            <w:noProof/>
            <w:webHidden/>
          </w:rPr>
          <w:fldChar w:fldCharType="separate"/>
        </w:r>
        <w:r>
          <w:rPr>
            <w:noProof/>
            <w:webHidden/>
          </w:rPr>
          <w:t>6</w:t>
        </w:r>
        <w:r>
          <w:rPr>
            <w:noProof/>
            <w:webHidden/>
          </w:rPr>
          <w:fldChar w:fldCharType="end"/>
        </w:r>
      </w:hyperlink>
    </w:p>
    <w:p w14:paraId="3F434F3C" w14:textId="6407F329"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86" w:history="1">
        <w:r w:rsidRPr="00A53A6F">
          <w:rPr>
            <w:rStyle w:val="Hyperlink"/>
            <w:noProof/>
          </w:rPr>
          <w:t>4.1.1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Required Climate and Environmental Service Specifications</w:t>
        </w:r>
        <w:r>
          <w:rPr>
            <w:noProof/>
            <w:webHidden/>
          </w:rPr>
          <w:tab/>
        </w:r>
        <w:r>
          <w:rPr>
            <w:noProof/>
            <w:webHidden/>
          </w:rPr>
          <w:fldChar w:fldCharType="begin"/>
        </w:r>
        <w:r>
          <w:rPr>
            <w:noProof/>
            <w:webHidden/>
          </w:rPr>
          <w:instrText xml:space="preserve"> PAGEREF _Toc218847586 \h </w:instrText>
        </w:r>
        <w:r>
          <w:rPr>
            <w:noProof/>
            <w:webHidden/>
          </w:rPr>
        </w:r>
        <w:r>
          <w:rPr>
            <w:noProof/>
            <w:webHidden/>
          </w:rPr>
          <w:fldChar w:fldCharType="separate"/>
        </w:r>
        <w:r>
          <w:rPr>
            <w:noProof/>
            <w:webHidden/>
          </w:rPr>
          <w:t>6</w:t>
        </w:r>
        <w:r>
          <w:rPr>
            <w:noProof/>
            <w:webHidden/>
          </w:rPr>
          <w:fldChar w:fldCharType="end"/>
        </w:r>
      </w:hyperlink>
    </w:p>
    <w:p w14:paraId="1443955B" w14:textId="7C4D8217"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87" w:history="1">
        <w:r w:rsidRPr="00A53A6F">
          <w:rPr>
            <w:rStyle w:val="Hyperlink"/>
            <w:noProof/>
          </w:rPr>
          <w:t>4.1.2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Account Team</w:t>
        </w:r>
        <w:r>
          <w:rPr>
            <w:noProof/>
            <w:webHidden/>
          </w:rPr>
          <w:tab/>
        </w:r>
        <w:r>
          <w:rPr>
            <w:noProof/>
            <w:webHidden/>
          </w:rPr>
          <w:fldChar w:fldCharType="begin"/>
        </w:r>
        <w:r>
          <w:rPr>
            <w:noProof/>
            <w:webHidden/>
          </w:rPr>
          <w:instrText xml:space="preserve"> PAGEREF _Toc218847587 \h </w:instrText>
        </w:r>
        <w:r>
          <w:rPr>
            <w:noProof/>
            <w:webHidden/>
          </w:rPr>
        </w:r>
        <w:r>
          <w:rPr>
            <w:noProof/>
            <w:webHidden/>
          </w:rPr>
          <w:fldChar w:fldCharType="separate"/>
        </w:r>
        <w:r>
          <w:rPr>
            <w:noProof/>
            <w:webHidden/>
          </w:rPr>
          <w:t>6</w:t>
        </w:r>
        <w:r>
          <w:rPr>
            <w:noProof/>
            <w:webHidden/>
          </w:rPr>
          <w:fldChar w:fldCharType="end"/>
        </w:r>
      </w:hyperlink>
    </w:p>
    <w:p w14:paraId="7FC56E64" w14:textId="2F362EA2"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88" w:history="1">
        <w:r w:rsidRPr="00A53A6F">
          <w:rPr>
            <w:rStyle w:val="Hyperlink"/>
            <w:noProof/>
          </w:rPr>
          <w:t>4.1.3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Upgrades and/or “Patches”</w:t>
        </w:r>
        <w:r>
          <w:rPr>
            <w:noProof/>
            <w:webHidden/>
          </w:rPr>
          <w:tab/>
        </w:r>
        <w:r>
          <w:rPr>
            <w:noProof/>
            <w:webHidden/>
          </w:rPr>
          <w:fldChar w:fldCharType="begin"/>
        </w:r>
        <w:r>
          <w:rPr>
            <w:noProof/>
            <w:webHidden/>
          </w:rPr>
          <w:instrText xml:space="preserve"> PAGEREF _Toc218847588 \h </w:instrText>
        </w:r>
        <w:r>
          <w:rPr>
            <w:noProof/>
            <w:webHidden/>
          </w:rPr>
        </w:r>
        <w:r>
          <w:rPr>
            <w:noProof/>
            <w:webHidden/>
          </w:rPr>
          <w:fldChar w:fldCharType="separate"/>
        </w:r>
        <w:r>
          <w:rPr>
            <w:noProof/>
            <w:webHidden/>
          </w:rPr>
          <w:t>6</w:t>
        </w:r>
        <w:r>
          <w:rPr>
            <w:noProof/>
            <w:webHidden/>
          </w:rPr>
          <w:fldChar w:fldCharType="end"/>
        </w:r>
      </w:hyperlink>
    </w:p>
    <w:p w14:paraId="5428E438" w14:textId="5C9F4496"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89" w:history="1">
        <w:r w:rsidRPr="00A53A6F">
          <w:rPr>
            <w:rStyle w:val="Hyperlink"/>
            <w:noProof/>
          </w:rPr>
          <w:t>4.1.4</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Services Provided by the Software Publisher</w:t>
        </w:r>
        <w:r>
          <w:rPr>
            <w:noProof/>
            <w:webHidden/>
          </w:rPr>
          <w:tab/>
        </w:r>
        <w:r>
          <w:rPr>
            <w:noProof/>
            <w:webHidden/>
          </w:rPr>
          <w:fldChar w:fldCharType="begin"/>
        </w:r>
        <w:r>
          <w:rPr>
            <w:noProof/>
            <w:webHidden/>
          </w:rPr>
          <w:instrText xml:space="preserve"> PAGEREF _Toc218847589 \h </w:instrText>
        </w:r>
        <w:r>
          <w:rPr>
            <w:noProof/>
            <w:webHidden/>
          </w:rPr>
        </w:r>
        <w:r>
          <w:rPr>
            <w:noProof/>
            <w:webHidden/>
          </w:rPr>
          <w:fldChar w:fldCharType="separate"/>
        </w:r>
        <w:r>
          <w:rPr>
            <w:noProof/>
            <w:webHidden/>
          </w:rPr>
          <w:t>7</w:t>
        </w:r>
        <w:r>
          <w:rPr>
            <w:noProof/>
            <w:webHidden/>
          </w:rPr>
          <w:fldChar w:fldCharType="end"/>
        </w:r>
      </w:hyperlink>
    </w:p>
    <w:p w14:paraId="3FC815C8" w14:textId="40624E25"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90" w:history="1">
        <w:r w:rsidRPr="00A53A6F">
          <w:rPr>
            <w:rStyle w:val="Hyperlink"/>
            <w:noProof/>
          </w:rPr>
          <w:t>4.1.5</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Software End of Life (EOL)</w:t>
        </w:r>
        <w:r>
          <w:rPr>
            <w:noProof/>
            <w:webHidden/>
          </w:rPr>
          <w:tab/>
        </w:r>
        <w:r>
          <w:rPr>
            <w:noProof/>
            <w:webHidden/>
          </w:rPr>
          <w:fldChar w:fldCharType="begin"/>
        </w:r>
        <w:r>
          <w:rPr>
            <w:noProof/>
            <w:webHidden/>
          </w:rPr>
          <w:instrText xml:space="preserve"> PAGEREF _Toc218847590 \h </w:instrText>
        </w:r>
        <w:r>
          <w:rPr>
            <w:noProof/>
            <w:webHidden/>
          </w:rPr>
        </w:r>
        <w:r>
          <w:rPr>
            <w:noProof/>
            <w:webHidden/>
          </w:rPr>
          <w:fldChar w:fldCharType="separate"/>
        </w:r>
        <w:r>
          <w:rPr>
            <w:noProof/>
            <w:webHidden/>
          </w:rPr>
          <w:t>7</w:t>
        </w:r>
        <w:r>
          <w:rPr>
            <w:noProof/>
            <w:webHidden/>
          </w:rPr>
          <w:fldChar w:fldCharType="end"/>
        </w:r>
      </w:hyperlink>
    </w:p>
    <w:p w14:paraId="79F86089" w14:textId="7E922A70"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91" w:history="1">
        <w:r w:rsidRPr="00A53A6F">
          <w:rPr>
            <w:rStyle w:val="Hyperlink"/>
            <w:noProof/>
          </w:rPr>
          <w:t>4.1.6</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Contract Review Meetings</w:t>
        </w:r>
        <w:r>
          <w:rPr>
            <w:noProof/>
            <w:webHidden/>
          </w:rPr>
          <w:tab/>
        </w:r>
        <w:r>
          <w:rPr>
            <w:noProof/>
            <w:webHidden/>
          </w:rPr>
          <w:fldChar w:fldCharType="begin"/>
        </w:r>
        <w:r>
          <w:rPr>
            <w:noProof/>
            <w:webHidden/>
          </w:rPr>
          <w:instrText xml:space="preserve"> PAGEREF _Toc218847591 \h </w:instrText>
        </w:r>
        <w:r>
          <w:rPr>
            <w:noProof/>
            <w:webHidden/>
          </w:rPr>
        </w:r>
        <w:r>
          <w:rPr>
            <w:noProof/>
            <w:webHidden/>
          </w:rPr>
          <w:fldChar w:fldCharType="separate"/>
        </w:r>
        <w:r>
          <w:rPr>
            <w:noProof/>
            <w:webHidden/>
          </w:rPr>
          <w:t>7</w:t>
        </w:r>
        <w:r>
          <w:rPr>
            <w:noProof/>
            <w:webHidden/>
          </w:rPr>
          <w:fldChar w:fldCharType="end"/>
        </w:r>
      </w:hyperlink>
    </w:p>
    <w:p w14:paraId="489C6187" w14:textId="7E8A149C"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92" w:history="1">
        <w:r w:rsidRPr="00A53A6F">
          <w:rPr>
            <w:rStyle w:val="Hyperlink"/>
            <w:noProof/>
          </w:rPr>
          <w:t>4.1.7</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Requirements at Contract Termination</w:t>
        </w:r>
        <w:r>
          <w:rPr>
            <w:noProof/>
            <w:webHidden/>
          </w:rPr>
          <w:tab/>
        </w:r>
        <w:r>
          <w:rPr>
            <w:noProof/>
            <w:webHidden/>
          </w:rPr>
          <w:fldChar w:fldCharType="begin"/>
        </w:r>
        <w:r>
          <w:rPr>
            <w:noProof/>
            <w:webHidden/>
          </w:rPr>
          <w:instrText xml:space="preserve"> PAGEREF _Toc218847592 \h </w:instrText>
        </w:r>
        <w:r>
          <w:rPr>
            <w:noProof/>
            <w:webHidden/>
          </w:rPr>
        </w:r>
        <w:r>
          <w:rPr>
            <w:noProof/>
            <w:webHidden/>
          </w:rPr>
          <w:fldChar w:fldCharType="separate"/>
        </w:r>
        <w:r>
          <w:rPr>
            <w:noProof/>
            <w:webHidden/>
          </w:rPr>
          <w:t>7</w:t>
        </w:r>
        <w:r>
          <w:rPr>
            <w:noProof/>
            <w:webHidden/>
          </w:rPr>
          <w:fldChar w:fldCharType="end"/>
        </w:r>
      </w:hyperlink>
    </w:p>
    <w:p w14:paraId="32565854" w14:textId="16E0FF88"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93" w:history="1">
        <w:r w:rsidRPr="00A53A6F">
          <w:rPr>
            <w:rStyle w:val="Hyperlink"/>
            <w:noProof/>
          </w:rPr>
          <w:t>4.1.8</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Ordering and Quotes</w:t>
        </w:r>
        <w:r>
          <w:rPr>
            <w:noProof/>
            <w:webHidden/>
          </w:rPr>
          <w:tab/>
        </w:r>
        <w:r>
          <w:rPr>
            <w:noProof/>
            <w:webHidden/>
          </w:rPr>
          <w:fldChar w:fldCharType="begin"/>
        </w:r>
        <w:r>
          <w:rPr>
            <w:noProof/>
            <w:webHidden/>
          </w:rPr>
          <w:instrText xml:space="preserve"> PAGEREF _Toc218847593 \h </w:instrText>
        </w:r>
        <w:r>
          <w:rPr>
            <w:noProof/>
            <w:webHidden/>
          </w:rPr>
        </w:r>
        <w:r>
          <w:rPr>
            <w:noProof/>
            <w:webHidden/>
          </w:rPr>
          <w:fldChar w:fldCharType="separate"/>
        </w:r>
        <w:r>
          <w:rPr>
            <w:noProof/>
            <w:webHidden/>
          </w:rPr>
          <w:t>7</w:t>
        </w:r>
        <w:r>
          <w:rPr>
            <w:noProof/>
            <w:webHidden/>
          </w:rPr>
          <w:fldChar w:fldCharType="end"/>
        </w:r>
      </w:hyperlink>
    </w:p>
    <w:p w14:paraId="358751A7" w14:textId="37129CDD"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94" w:history="1">
        <w:r w:rsidRPr="00A53A6F">
          <w:rPr>
            <w:rStyle w:val="Hyperlink"/>
            <w:noProof/>
          </w:rPr>
          <w:t>4.2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Training</w:t>
        </w:r>
        <w:r>
          <w:rPr>
            <w:noProof/>
            <w:webHidden/>
          </w:rPr>
          <w:tab/>
        </w:r>
        <w:r>
          <w:rPr>
            <w:noProof/>
            <w:webHidden/>
          </w:rPr>
          <w:fldChar w:fldCharType="begin"/>
        </w:r>
        <w:r>
          <w:rPr>
            <w:noProof/>
            <w:webHidden/>
          </w:rPr>
          <w:instrText xml:space="preserve"> PAGEREF _Toc218847594 \h </w:instrText>
        </w:r>
        <w:r>
          <w:rPr>
            <w:noProof/>
            <w:webHidden/>
          </w:rPr>
        </w:r>
        <w:r>
          <w:rPr>
            <w:noProof/>
            <w:webHidden/>
          </w:rPr>
          <w:fldChar w:fldCharType="separate"/>
        </w:r>
        <w:r>
          <w:rPr>
            <w:noProof/>
            <w:webHidden/>
          </w:rPr>
          <w:t>8</w:t>
        </w:r>
        <w:r>
          <w:rPr>
            <w:noProof/>
            <w:webHidden/>
          </w:rPr>
          <w:fldChar w:fldCharType="end"/>
        </w:r>
      </w:hyperlink>
    </w:p>
    <w:p w14:paraId="235443EB" w14:textId="2B859AFF"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95" w:history="1">
        <w:r w:rsidRPr="00A53A6F">
          <w:rPr>
            <w:rStyle w:val="Hyperlink"/>
            <w:noProof/>
          </w:rPr>
          <w:t>4.3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Returns</w:t>
        </w:r>
        <w:r>
          <w:rPr>
            <w:noProof/>
            <w:webHidden/>
          </w:rPr>
          <w:tab/>
        </w:r>
        <w:r>
          <w:rPr>
            <w:noProof/>
            <w:webHidden/>
          </w:rPr>
          <w:fldChar w:fldCharType="begin"/>
        </w:r>
        <w:r>
          <w:rPr>
            <w:noProof/>
            <w:webHidden/>
          </w:rPr>
          <w:instrText xml:space="preserve"> PAGEREF _Toc218847595 \h </w:instrText>
        </w:r>
        <w:r>
          <w:rPr>
            <w:noProof/>
            <w:webHidden/>
          </w:rPr>
        </w:r>
        <w:r>
          <w:rPr>
            <w:noProof/>
            <w:webHidden/>
          </w:rPr>
          <w:fldChar w:fldCharType="separate"/>
        </w:r>
        <w:r>
          <w:rPr>
            <w:noProof/>
            <w:webHidden/>
          </w:rPr>
          <w:t>8</w:t>
        </w:r>
        <w:r>
          <w:rPr>
            <w:noProof/>
            <w:webHidden/>
          </w:rPr>
          <w:fldChar w:fldCharType="end"/>
        </w:r>
      </w:hyperlink>
    </w:p>
    <w:p w14:paraId="72BE5673" w14:textId="45E5F105"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96" w:history="1">
        <w:r w:rsidRPr="00A53A6F">
          <w:rPr>
            <w:rStyle w:val="Hyperlink"/>
            <w:noProof/>
          </w:rPr>
          <w:t>4.3.1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Software Delivered on media and/or Appliances</w:t>
        </w:r>
        <w:r>
          <w:rPr>
            <w:noProof/>
            <w:webHidden/>
          </w:rPr>
          <w:tab/>
        </w:r>
        <w:r>
          <w:rPr>
            <w:noProof/>
            <w:webHidden/>
          </w:rPr>
          <w:fldChar w:fldCharType="begin"/>
        </w:r>
        <w:r>
          <w:rPr>
            <w:noProof/>
            <w:webHidden/>
          </w:rPr>
          <w:instrText xml:space="preserve"> PAGEREF _Toc218847596 \h </w:instrText>
        </w:r>
        <w:r>
          <w:rPr>
            <w:noProof/>
            <w:webHidden/>
          </w:rPr>
        </w:r>
        <w:r>
          <w:rPr>
            <w:noProof/>
            <w:webHidden/>
          </w:rPr>
          <w:fldChar w:fldCharType="separate"/>
        </w:r>
        <w:r>
          <w:rPr>
            <w:noProof/>
            <w:webHidden/>
          </w:rPr>
          <w:t>8</w:t>
        </w:r>
        <w:r>
          <w:rPr>
            <w:noProof/>
            <w:webHidden/>
          </w:rPr>
          <w:fldChar w:fldCharType="end"/>
        </w:r>
      </w:hyperlink>
    </w:p>
    <w:p w14:paraId="0B076FF1" w14:textId="647DCCA5"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97" w:history="1">
        <w:r w:rsidRPr="00A53A6F">
          <w:rPr>
            <w:rStyle w:val="Hyperlink"/>
            <w:noProof/>
          </w:rPr>
          <w:t>4.3.2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Software Delivered via Download</w:t>
        </w:r>
        <w:r>
          <w:rPr>
            <w:noProof/>
            <w:webHidden/>
          </w:rPr>
          <w:tab/>
        </w:r>
        <w:r>
          <w:rPr>
            <w:noProof/>
            <w:webHidden/>
          </w:rPr>
          <w:fldChar w:fldCharType="begin"/>
        </w:r>
        <w:r>
          <w:rPr>
            <w:noProof/>
            <w:webHidden/>
          </w:rPr>
          <w:instrText xml:space="preserve"> PAGEREF _Toc218847597 \h </w:instrText>
        </w:r>
        <w:r>
          <w:rPr>
            <w:noProof/>
            <w:webHidden/>
          </w:rPr>
        </w:r>
        <w:r>
          <w:rPr>
            <w:noProof/>
            <w:webHidden/>
          </w:rPr>
          <w:fldChar w:fldCharType="separate"/>
        </w:r>
        <w:r>
          <w:rPr>
            <w:noProof/>
            <w:webHidden/>
          </w:rPr>
          <w:t>8</w:t>
        </w:r>
        <w:r>
          <w:rPr>
            <w:noProof/>
            <w:webHidden/>
          </w:rPr>
          <w:fldChar w:fldCharType="end"/>
        </w:r>
      </w:hyperlink>
    </w:p>
    <w:p w14:paraId="375E3543" w14:textId="0903DACD"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598" w:history="1">
        <w:r w:rsidRPr="00A53A6F">
          <w:rPr>
            <w:rStyle w:val="Hyperlink"/>
            <w:noProof/>
          </w:rPr>
          <w:t>4.4</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Warranties</w:t>
        </w:r>
        <w:r>
          <w:rPr>
            <w:noProof/>
            <w:webHidden/>
          </w:rPr>
          <w:tab/>
        </w:r>
        <w:r>
          <w:rPr>
            <w:noProof/>
            <w:webHidden/>
          </w:rPr>
          <w:fldChar w:fldCharType="begin"/>
        </w:r>
        <w:r>
          <w:rPr>
            <w:noProof/>
            <w:webHidden/>
          </w:rPr>
          <w:instrText xml:space="preserve"> PAGEREF _Toc218847598 \h </w:instrText>
        </w:r>
        <w:r>
          <w:rPr>
            <w:noProof/>
            <w:webHidden/>
          </w:rPr>
        </w:r>
        <w:r>
          <w:rPr>
            <w:noProof/>
            <w:webHidden/>
          </w:rPr>
          <w:fldChar w:fldCharType="separate"/>
        </w:r>
        <w:r>
          <w:rPr>
            <w:noProof/>
            <w:webHidden/>
          </w:rPr>
          <w:t>9</w:t>
        </w:r>
        <w:r>
          <w:rPr>
            <w:noProof/>
            <w:webHidden/>
          </w:rPr>
          <w:fldChar w:fldCharType="end"/>
        </w:r>
      </w:hyperlink>
    </w:p>
    <w:p w14:paraId="342E1479" w14:textId="7F9490A4"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599" w:history="1">
        <w:r w:rsidRPr="00A53A6F">
          <w:rPr>
            <w:rStyle w:val="Hyperlink"/>
            <w:noProof/>
          </w:rPr>
          <w:t>4.4.1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Software and Software as a Service (collectively “Software”)</w:t>
        </w:r>
        <w:r>
          <w:rPr>
            <w:noProof/>
            <w:webHidden/>
          </w:rPr>
          <w:tab/>
        </w:r>
        <w:r>
          <w:rPr>
            <w:noProof/>
            <w:webHidden/>
          </w:rPr>
          <w:fldChar w:fldCharType="begin"/>
        </w:r>
        <w:r>
          <w:rPr>
            <w:noProof/>
            <w:webHidden/>
          </w:rPr>
          <w:instrText xml:space="preserve"> PAGEREF _Toc218847599 \h </w:instrText>
        </w:r>
        <w:r>
          <w:rPr>
            <w:noProof/>
            <w:webHidden/>
          </w:rPr>
        </w:r>
        <w:r>
          <w:rPr>
            <w:noProof/>
            <w:webHidden/>
          </w:rPr>
          <w:fldChar w:fldCharType="separate"/>
        </w:r>
        <w:r>
          <w:rPr>
            <w:noProof/>
            <w:webHidden/>
          </w:rPr>
          <w:t>9</w:t>
        </w:r>
        <w:r>
          <w:rPr>
            <w:noProof/>
            <w:webHidden/>
          </w:rPr>
          <w:fldChar w:fldCharType="end"/>
        </w:r>
      </w:hyperlink>
    </w:p>
    <w:p w14:paraId="66D42438" w14:textId="56503920"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00" w:history="1">
        <w:r w:rsidRPr="00A53A6F">
          <w:rPr>
            <w:rStyle w:val="Hyperlink"/>
            <w:noProof/>
          </w:rPr>
          <w:t>4.4.2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AI and Intellectual Property</w:t>
        </w:r>
        <w:r>
          <w:rPr>
            <w:noProof/>
            <w:webHidden/>
          </w:rPr>
          <w:tab/>
        </w:r>
        <w:r>
          <w:rPr>
            <w:noProof/>
            <w:webHidden/>
          </w:rPr>
          <w:fldChar w:fldCharType="begin"/>
        </w:r>
        <w:r>
          <w:rPr>
            <w:noProof/>
            <w:webHidden/>
          </w:rPr>
          <w:instrText xml:space="preserve"> PAGEREF _Toc218847600 \h </w:instrText>
        </w:r>
        <w:r>
          <w:rPr>
            <w:noProof/>
            <w:webHidden/>
          </w:rPr>
        </w:r>
        <w:r>
          <w:rPr>
            <w:noProof/>
            <w:webHidden/>
          </w:rPr>
          <w:fldChar w:fldCharType="separate"/>
        </w:r>
        <w:r>
          <w:rPr>
            <w:noProof/>
            <w:webHidden/>
          </w:rPr>
          <w:t>9</w:t>
        </w:r>
        <w:r>
          <w:rPr>
            <w:noProof/>
            <w:webHidden/>
          </w:rPr>
          <w:fldChar w:fldCharType="end"/>
        </w:r>
      </w:hyperlink>
    </w:p>
    <w:p w14:paraId="737E765F" w14:textId="16C970D7"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01" w:history="1">
        <w:r w:rsidRPr="00A53A6F">
          <w:rPr>
            <w:rStyle w:val="Hyperlink"/>
            <w:noProof/>
          </w:rPr>
          <w:t>4.4.3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AI and Copyright</w:t>
        </w:r>
        <w:r>
          <w:rPr>
            <w:noProof/>
            <w:webHidden/>
          </w:rPr>
          <w:tab/>
        </w:r>
        <w:r>
          <w:rPr>
            <w:noProof/>
            <w:webHidden/>
          </w:rPr>
          <w:fldChar w:fldCharType="begin"/>
        </w:r>
        <w:r>
          <w:rPr>
            <w:noProof/>
            <w:webHidden/>
          </w:rPr>
          <w:instrText xml:space="preserve"> PAGEREF _Toc218847601 \h </w:instrText>
        </w:r>
        <w:r>
          <w:rPr>
            <w:noProof/>
            <w:webHidden/>
          </w:rPr>
        </w:r>
        <w:r>
          <w:rPr>
            <w:noProof/>
            <w:webHidden/>
          </w:rPr>
          <w:fldChar w:fldCharType="separate"/>
        </w:r>
        <w:r>
          <w:rPr>
            <w:noProof/>
            <w:webHidden/>
          </w:rPr>
          <w:t>9</w:t>
        </w:r>
        <w:r>
          <w:rPr>
            <w:noProof/>
            <w:webHidden/>
          </w:rPr>
          <w:fldChar w:fldCharType="end"/>
        </w:r>
      </w:hyperlink>
    </w:p>
    <w:p w14:paraId="55900848" w14:textId="54658FD0"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02" w:history="1">
        <w:r w:rsidRPr="00A53A6F">
          <w:rPr>
            <w:rStyle w:val="Hyperlink"/>
            <w:noProof/>
          </w:rPr>
          <w:t>5</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Climate and Environmental Requirements</w:t>
        </w:r>
        <w:r>
          <w:rPr>
            <w:noProof/>
            <w:webHidden/>
          </w:rPr>
          <w:tab/>
        </w:r>
        <w:r>
          <w:rPr>
            <w:noProof/>
            <w:webHidden/>
          </w:rPr>
          <w:fldChar w:fldCharType="begin"/>
        </w:r>
        <w:r>
          <w:rPr>
            <w:noProof/>
            <w:webHidden/>
          </w:rPr>
          <w:instrText xml:space="preserve"> PAGEREF _Toc218847602 \h </w:instrText>
        </w:r>
        <w:r>
          <w:rPr>
            <w:noProof/>
            <w:webHidden/>
          </w:rPr>
        </w:r>
        <w:r>
          <w:rPr>
            <w:noProof/>
            <w:webHidden/>
          </w:rPr>
          <w:fldChar w:fldCharType="separate"/>
        </w:r>
        <w:r>
          <w:rPr>
            <w:noProof/>
            <w:webHidden/>
          </w:rPr>
          <w:t>9</w:t>
        </w:r>
        <w:r>
          <w:rPr>
            <w:noProof/>
            <w:webHidden/>
          </w:rPr>
          <w:fldChar w:fldCharType="end"/>
        </w:r>
      </w:hyperlink>
    </w:p>
    <w:p w14:paraId="119A900B" w14:textId="73AF4780"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03" w:history="1">
        <w:r w:rsidRPr="00A53A6F">
          <w:rPr>
            <w:rStyle w:val="Hyperlink"/>
            <w:noProof/>
          </w:rPr>
          <w:t>5.1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Environmental Benefit Claims/Labeling</w:t>
        </w:r>
        <w:r>
          <w:rPr>
            <w:noProof/>
            <w:webHidden/>
          </w:rPr>
          <w:tab/>
        </w:r>
        <w:r>
          <w:rPr>
            <w:noProof/>
            <w:webHidden/>
          </w:rPr>
          <w:fldChar w:fldCharType="begin"/>
        </w:r>
        <w:r>
          <w:rPr>
            <w:noProof/>
            <w:webHidden/>
          </w:rPr>
          <w:instrText xml:space="preserve"> PAGEREF _Toc218847603 \h </w:instrText>
        </w:r>
        <w:r>
          <w:rPr>
            <w:noProof/>
            <w:webHidden/>
          </w:rPr>
        </w:r>
        <w:r>
          <w:rPr>
            <w:noProof/>
            <w:webHidden/>
          </w:rPr>
          <w:fldChar w:fldCharType="separate"/>
        </w:r>
        <w:r>
          <w:rPr>
            <w:noProof/>
            <w:webHidden/>
          </w:rPr>
          <w:t>10</w:t>
        </w:r>
        <w:r>
          <w:rPr>
            <w:noProof/>
            <w:webHidden/>
          </w:rPr>
          <w:fldChar w:fldCharType="end"/>
        </w:r>
      </w:hyperlink>
    </w:p>
    <w:p w14:paraId="7194C052" w14:textId="6E242943"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04" w:history="1">
        <w:r w:rsidRPr="00A53A6F">
          <w:rPr>
            <w:rStyle w:val="Hyperlink"/>
            <w:noProof/>
          </w:rPr>
          <w:t>5.2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Bidder Climate and Environmental Practices Form</w:t>
        </w:r>
        <w:r>
          <w:rPr>
            <w:noProof/>
            <w:webHidden/>
          </w:rPr>
          <w:tab/>
        </w:r>
        <w:r>
          <w:rPr>
            <w:noProof/>
            <w:webHidden/>
          </w:rPr>
          <w:fldChar w:fldCharType="begin"/>
        </w:r>
        <w:r>
          <w:rPr>
            <w:noProof/>
            <w:webHidden/>
          </w:rPr>
          <w:instrText xml:space="preserve"> PAGEREF _Toc218847604 \h </w:instrText>
        </w:r>
        <w:r>
          <w:rPr>
            <w:noProof/>
            <w:webHidden/>
          </w:rPr>
        </w:r>
        <w:r>
          <w:rPr>
            <w:noProof/>
            <w:webHidden/>
          </w:rPr>
          <w:fldChar w:fldCharType="separate"/>
        </w:r>
        <w:r>
          <w:rPr>
            <w:noProof/>
            <w:webHidden/>
          </w:rPr>
          <w:t>10</w:t>
        </w:r>
        <w:r>
          <w:rPr>
            <w:noProof/>
            <w:webHidden/>
          </w:rPr>
          <w:fldChar w:fldCharType="end"/>
        </w:r>
      </w:hyperlink>
    </w:p>
    <w:p w14:paraId="72A3112F" w14:textId="1DCB8587"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05" w:history="1">
        <w:r w:rsidRPr="00A53A6F">
          <w:rPr>
            <w:rStyle w:val="Hyperlink"/>
            <w:noProof/>
          </w:rPr>
          <w:t>5.3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Post-Award Climate and Environmental Vendor Reporting</w:t>
        </w:r>
        <w:r>
          <w:rPr>
            <w:noProof/>
            <w:webHidden/>
          </w:rPr>
          <w:tab/>
        </w:r>
        <w:r>
          <w:rPr>
            <w:noProof/>
            <w:webHidden/>
          </w:rPr>
          <w:fldChar w:fldCharType="begin"/>
        </w:r>
        <w:r>
          <w:rPr>
            <w:noProof/>
            <w:webHidden/>
          </w:rPr>
          <w:instrText xml:space="preserve"> PAGEREF _Toc218847605 \h </w:instrText>
        </w:r>
        <w:r>
          <w:rPr>
            <w:noProof/>
            <w:webHidden/>
          </w:rPr>
        </w:r>
        <w:r>
          <w:rPr>
            <w:noProof/>
            <w:webHidden/>
          </w:rPr>
          <w:fldChar w:fldCharType="separate"/>
        </w:r>
        <w:r>
          <w:rPr>
            <w:noProof/>
            <w:webHidden/>
          </w:rPr>
          <w:t>10</w:t>
        </w:r>
        <w:r>
          <w:rPr>
            <w:noProof/>
            <w:webHidden/>
          </w:rPr>
          <w:fldChar w:fldCharType="end"/>
        </w:r>
      </w:hyperlink>
    </w:p>
    <w:p w14:paraId="74D71A9A" w14:textId="3F35EBA3"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06" w:history="1">
        <w:r w:rsidRPr="00A53A6F">
          <w:rPr>
            <w:rStyle w:val="Hyperlink"/>
            <w:noProof/>
          </w:rPr>
          <w:t>5.4</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Post-Award Climate and Environmental Initiatives</w:t>
        </w:r>
        <w:r>
          <w:rPr>
            <w:noProof/>
            <w:webHidden/>
          </w:rPr>
          <w:tab/>
        </w:r>
        <w:r>
          <w:rPr>
            <w:noProof/>
            <w:webHidden/>
          </w:rPr>
          <w:fldChar w:fldCharType="begin"/>
        </w:r>
        <w:r>
          <w:rPr>
            <w:noProof/>
            <w:webHidden/>
          </w:rPr>
          <w:instrText xml:space="preserve"> PAGEREF _Toc218847606 \h </w:instrText>
        </w:r>
        <w:r>
          <w:rPr>
            <w:noProof/>
            <w:webHidden/>
          </w:rPr>
        </w:r>
        <w:r>
          <w:rPr>
            <w:noProof/>
            <w:webHidden/>
          </w:rPr>
          <w:fldChar w:fldCharType="separate"/>
        </w:r>
        <w:r>
          <w:rPr>
            <w:noProof/>
            <w:webHidden/>
          </w:rPr>
          <w:t>11</w:t>
        </w:r>
        <w:r>
          <w:rPr>
            <w:noProof/>
            <w:webHidden/>
          </w:rPr>
          <w:fldChar w:fldCharType="end"/>
        </w:r>
      </w:hyperlink>
    </w:p>
    <w:p w14:paraId="7B2480C0" w14:textId="450977FB"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07" w:history="1">
        <w:r w:rsidRPr="00A53A6F">
          <w:rPr>
            <w:rStyle w:val="Hyperlink"/>
            <w:noProof/>
          </w:rPr>
          <w:t>5.5</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Environmental Specifications</w:t>
        </w:r>
        <w:r>
          <w:rPr>
            <w:noProof/>
            <w:webHidden/>
          </w:rPr>
          <w:tab/>
        </w:r>
        <w:r>
          <w:rPr>
            <w:noProof/>
            <w:webHidden/>
          </w:rPr>
          <w:fldChar w:fldCharType="begin"/>
        </w:r>
        <w:r>
          <w:rPr>
            <w:noProof/>
            <w:webHidden/>
          </w:rPr>
          <w:instrText xml:space="preserve"> PAGEREF _Toc218847607 \h </w:instrText>
        </w:r>
        <w:r>
          <w:rPr>
            <w:noProof/>
            <w:webHidden/>
          </w:rPr>
        </w:r>
        <w:r>
          <w:rPr>
            <w:noProof/>
            <w:webHidden/>
          </w:rPr>
          <w:fldChar w:fldCharType="separate"/>
        </w:r>
        <w:r>
          <w:rPr>
            <w:noProof/>
            <w:webHidden/>
          </w:rPr>
          <w:t>11</w:t>
        </w:r>
        <w:r>
          <w:rPr>
            <w:noProof/>
            <w:webHidden/>
          </w:rPr>
          <w:fldChar w:fldCharType="end"/>
        </w:r>
      </w:hyperlink>
    </w:p>
    <w:p w14:paraId="426C3ADD" w14:textId="76504B16"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08" w:history="1">
        <w:r w:rsidRPr="00A53A6F">
          <w:rPr>
            <w:rStyle w:val="Hyperlink"/>
            <w:noProof/>
          </w:rPr>
          <w:t>6</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Compensation Structure/Pricing</w:t>
        </w:r>
        <w:r>
          <w:rPr>
            <w:noProof/>
            <w:webHidden/>
          </w:rPr>
          <w:tab/>
        </w:r>
        <w:r>
          <w:rPr>
            <w:noProof/>
            <w:webHidden/>
          </w:rPr>
          <w:fldChar w:fldCharType="begin"/>
        </w:r>
        <w:r>
          <w:rPr>
            <w:noProof/>
            <w:webHidden/>
          </w:rPr>
          <w:instrText xml:space="preserve"> PAGEREF _Toc218847608 \h </w:instrText>
        </w:r>
        <w:r>
          <w:rPr>
            <w:noProof/>
            <w:webHidden/>
          </w:rPr>
        </w:r>
        <w:r>
          <w:rPr>
            <w:noProof/>
            <w:webHidden/>
          </w:rPr>
          <w:fldChar w:fldCharType="separate"/>
        </w:r>
        <w:r>
          <w:rPr>
            <w:noProof/>
            <w:webHidden/>
          </w:rPr>
          <w:t>11</w:t>
        </w:r>
        <w:r>
          <w:rPr>
            <w:noProof/>
            <w:webHidden/>
          </w:rPr>
          <w:fldChar w:fldCharType="end"/>
        </w:r>
      </w:hyperlink>
    </w:p>
    <w:p w14:paraId="4D1B0687" w14:textId="7D2A897A"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09" w:history="1">
        <w:r w:rsidRPr="00A53A6F">
          <w:rPr>
            <w:rStyle w:val="Hyperlink"/>
            <w:noProof/>
          </w:rPr>
          <w:t>6.1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Commodities</w:t>
        </w:r>
        <w:r>
          <w:rPr>
            <w:noProof/>
            <w:webHidden/>
          </w:rPr>
          <w:tab/>
        </w:r>
        <w:r>
          <w:rPr>
            <w:noProof/>
            <w:webHidden/>
          </w:rPr>
          <w:fldChar w:fldCharType="begin"/>
        </w:r>
        <w:r>
          <w:rPr>
            <w:noProof/>
            <w:webHidden/>
          </w:rPr>
          <w:instrText xml:space="preserve"> PAGEREF _Toc218847609 \h </w:instrText>
        </w:r>
        <w:r>
          <w:rPr>
            <w:noProof/>
            <w:webHidden/>
          </w:rPr>
        </w:r>
        <w:r>
          <w:rPr>
            <w:noProof/>
            <w:webHidden/>
          </w:rPr>
          <w:fldChar w:fldCharType="separate"/>
        </w:r>
        <w:r>
          <w:rPr>
            <w:noProof/>
            <w:webHidden/>
          </w:rPr>
          <w:t>11</w:t>
        </w:r>
        <w:r>
          <w:rPr>
            <w:noProof/>
            <w:webHidden/>
          </w:rPr>
          <w:fldChar w:fldCharType="end"/>
        </w:r>
      </w:hyperlink>
    </w:p>
    <w:p w14:paraId="20D64582" w14:textId="7CC1A185"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10" w:history="1">
        <w:r w:rsidRPr="00A53A6F">
          <w:rPr>
            <w:rStyle w:val="Hyperlink"/>
            <w:noProof/>
          </w:rPr>
          <w:t>6.1.1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Fixed Cost-Plus or Cost-Minus Percentages</w:t>
        </w:r>
        <w:r>
          <w:rPr>
            <w:noProof/>
            <w:webHidden/>
          </w:rPr>
          <w:tab/>
        </w:r>
        <w:r>
          <w:rPr>
            <w:noProof/>
            <w:webHidden/>
          </w:rPr>
          <w:fldChar w:fldCharType="begin"/>
        </w:r>
        <w:r>
          <w:rPr>
            <w:noProof/>
            <w:webHidden/>
          </w:rPr>
          <w:instrText xml:space="preserve"> PAGEREF _Toc218847610 \h </w:instrText>
        </w:r>
        <w:r>
          <w:rPr>
            <w:noProof/>
            <w:webHidden/>
          </w:rPr>
        </w:r>
        <w:r>
          <w:rPr>
            <w:noProof/>
            <w:webHidden/>
          </w:rPr>
          <w:fldChar w:fldCharType="separate"/>
        </w:r>
        <w:r>
          <w:rPr>
            <w:noProof/>
            <w:webHidden/>
          </w:rPr>
          <w:t>11</w:t>
        </w:r>
        <w:r>
          <w:rPr>
            <w:noProof/>
            <w:webHidden/>
          </w:rPr>
          <w:fldChar w:fldCharType="end"/>
        </w:r>
      </w:hyperlink>
    </w:p>
    <w:p w14:paraId="5735453F" w14:textId="5EEE0EE5"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11" w:history="1">
        <w:r w:rsidRPr="00A53A6F">
          <w:rPr>
            <w:rStyle w:val="Hyperlink"/>
            <w:noProof/>
          </w:rPr>
          <w:t>6.1.2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Commuting Expenses</w:t>
        </w:r>
        <w:r>
          <w:rPr>
            <w:noProof/>
            <w:webHidden/>
          </w:rPr>
          <w:tab/>
        </w:r>
        <w:r>
          <w:rPr>
            <w:noProof/>
            <w:webHidden/>
          </w:rPr>
          <w:fldChar w:fldCharType="begin"/>
        </w:r>
        <w:r>
          <w:rPr>
            <w:noProof/>
            <w:webHidden/>
          </w:rPr>
          <w:instrText xml:space="preserve"> PAGEREF _Toc218847611 \h </w:instrText>
        </w:r>
        <w:r>
          <w:rPr>
            <w:noProof/>
            <w:webHidden/>
          </w:rPr>
        </w:r>
        <w:r>
          <w:rPr>
            <w:noProof/>
            <w:webHidden/>
          </w:rPr>
          <w:fldChar w:fldCharType="separate"/>
        </w:r>
        <w:r>
          <w:rPr>
            <w:noProof/>
            <w:webHidden/>
          </w:rPr>
          <w:t>11</w:t>
        </w:r>
        <w:r>
          <w:rPr>
            <w:noProof/>
            <w:webHidden/>
          </w:rPr>
          <w:fldChar w:fldCharType="end"/>
        </w:r>
      </w:hyperlink>
    </w:p>
    <w:p w14:paraId="31AE647E" w14:textId="37F9B442"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12" w:history="1">
        <w:r w:rsidRPr="00A53A6F">
          <w:rPr>
            <w:rStyle w:val="Hyperlink"/>
            <w:noProof/>
          </w:rPr>
          <w:t>6.2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Standard Business Expenses</w:t>
        </w:r>
        <w:r>
          <w:rPr>
            <w:noProof/>
            <w:webHidden/>
          </w:rPr>
          <w:tab/>
        </w:r>
        <w:r>
          <w:rPr>
            <w:noProof/>
            <w:webHidden/>
          </w:rPr>
          <w:fldChar w:fldCharType="begin"/>
        </w:r>
        <w:r>
          <w:rPr>
            <w:noProof/>
            <w:webHidden/>
          </w:rPr>
          <w:instrText xml:space="preserve"> PAGEREF _Toc218847612 \h </w:instrText>
        </w:r>
        <w:r>
          <w:rPr>
            <w:noProof/>
            <w:webHidden/>
          </w:rPr>
        </w:r>
        <w:r>
          <w:rPr>
            <w:noProof/>
            <w:webHidden/>
          </w:rPr>
          <w:fldChar w:fldCharType="separate"/>
        </w:r>
        <w:r>
          <w:rPr>
            <w:noProof/>
            <w:webHidden/>
          </w:rPr>
          <w:t>12</w:t>
        </w:r>
        <w:r>
          <w:rPr>
            <w:noProof/>
            <w:webHidden/>
          </w:rPr>
          <w:fldChar w:fldCharType="end"/>
        </w:r>
      </w:hyperlink>
    </w:p>
    <w:p w14:paraId="09674920" w14:textId="0E215098"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14" w:history="1">
        <w:r w:rsidRPr="00A53A6F">
          <w:rPr>
            <w:rStyle w:val="Hyperlink"/>
            <w:noProof/>
          </w:rPr>
          <w:t>6.3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Prompt Pay Discount</w:t>
        </w:r>
        <w:r>
          <w:rPr>
            <w:noProof/>
            <w:webHidden/>
          </w:rPr>
          <w:tab/>
        </w:r>
        <w:r>
          <w:rPr>
            <w:noProof/>
            <w:webHidden/>
          </w:rPr>
          <w:fldChar w:fldCharType="begin"/>
        </w:r>
        <w:r>
          <w:rPr>
            <w:noProof/>
            <w:webHidden/>
          </w:rPr>
          <w:instrText xml:space="preserve"> PAGEREF _Toc218847614 \h </w:instrText>
        </w:r>
        <w:r>
          <w:rPr>
            <w:noProof/>
            <w:webHidden/>
          </w:rPr>
        </w:r>
        <w:r>
          <w:rPr>
            <w:noProof/>
            <w:webHidden/>
          </w:rPr>
          <w:fldChar w:fldCharType="separate"/>
        </w:r>
        <w:r>
          <w:rPr>
            <w:noProof/>
            <w:webHidden/>
          </w:rPr>
          <w:t>12</w:t>
        </w:r>
        <w:r>
          <w:rPr>
            <w:noProof/>
            <w:webHidden/>
          </w:rPr>
          <w:fldChar w:fldCharType="end"/>
        </w:r>
      </w:hyperlink>
    </w:p>
    <w:p w14:paraId="5A6CFDF5" w14:textId="1CF3EE1A"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15" w:history="1">
        <w:r w:rsidRPr="00A53A6F">
          <w:rPr>
            <w:rStyle w:val="Hyperlink"/>
            <w:noProof/>
          </w:rPr>
          <w:t>6.4</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Shipping and Delivery</w:t>
        </w:r>
        <w:r>
          <w:rPr>
            <w:noProof/>
            <w:webHidden/>
          </w:rPr>
          <w:tab/>
        </w:r>
        <w:r>
          <w:rPr>
            <w:noProof/>
            <w:webHidden/>
          </w:rPr>
          <w:fldChar w:fldCharType="begin"/>
        </w:r>
        <w:r>
          <w:rPr>
            <w:noProof/>
            <w:webHidden/>
          </w:rPr>
          <w:instrText xml:space="preserve"> PAGEREF _Toc218847615 \h </w:instrText>
        </w:r>
        <w:r>
          <w:rPr>
            <w:noProof/>
            <w:webHidden/>
          </w:rPr>
        </w:r>
        <w:r>
          <w:rPr>
            <w:noProof/>
            <w:webHidden/>
          </w:rPr>
          <w:fldChar w:fldCharType="separate"/>
        </w:r>
        <w:r>
          <w:rPr>
            <w:noProof/>
            <w:webHidden/>
          </w:rPr>
          <w:t>12</w:t>
        </w:r>
        <w:r>
          <w:rPr>
            <w:noProof/>
            <w:webHidden/>
          </w:rPr>
          <w:fldChar w:fldCharType="end"/>
        </w:r>
      </w:hyperlink>
    </w:p>
    <w:p w14:paraId="225775B9" w14:textId="4FDA2DAB"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16" w:history="1">
        <w:r w:rsidRPr="00A53A6F">
          <w:rPr>
            <w:rStyle w:val="Hyperlink"/>
            <w:noProof/>
          </w:rPr>
          <w:t>6.4.1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Shipping Charges</w:t>
        </w:r>
        <w:r>
          <w:rPr>
            <w:noProof/>
            <w:webHidden/>
          </w:rPr>
          <w:tab/>
        </w:r>
        <w:r>
          <w:rPr>
            <w:noProof/>
            <w:webHidden/>
          </w:rPr>
          <w:fldChar w:fldCharType="begin"/>
        </w:r>
        <w:r>
          <w:rPr>
            <w:noProof/>
            <w:webHidden/>
          </w:rPr>
          <w:instrText xml:space="preserve"> PAGEREF _Toc218847616 \h </w:instrText>
        </w:r>
        <w:r>
          <w:rPr>
            <w:noProof/>
            <w:webHidden/>
          </w:rPr>
        </w:r>
        <w:r>
          <w:rPr>
            <w:noProof/>
            <w:webHidden/>
          </w:rPr>
          <w:fldChar w:fldCharType="separate"/>
        </w:r>
        <w:r>
          <w:rPr>
            <w:noProof/>
            <w:webHidden/>
          </w:rPr>
          <w:t>12</w:t>
        </w:r>
        <w:r>
          <w:rPr>
            <w:noProof/>
            <w:webHidden/>
          </w:rPr>
          <w:fldChar w:fldCharType="end"/>
        </w:r>
      </w:hyperlink>
    </w:p>
    <w:p w14:paraId="104C0C42" w14:textId="04DEED9B"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17" w:history="1">
        <w:r w:rsidRPr="00A53A6F">
          <w:rPr>
            <w:rStyle w:val="Hyperlink"/>
            <w:noProof/>
          </w:rPr>
          <w:t>6.4.2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Delivery Timeframe – Shipping Items</w:t>
        </w:r>
        <w:r>
          <w:rPr>
            <w:noProof/>
            <w:webHidden/>
          </w:rPr>
          <w:tab/>
        </w:r>
        <w:r>
          <w:rPr>
            <w:noProof/>
            <w:webHidden/>
          </w:rPr>
          <w:fldChar w:fldCharType="begin"/>
        </w:r>
        <w:r>
          <w:rPr>
            <w:noProof/>
            <w:webHidden/>
          </w:rPr>
          <w:instrText xml:space="preserve"> PAGEREF _Toc218847617 \h </w:instrText>
        </w:r>
        <w:r>
          <w:rPr>
            <w:noProof/>
            <w:webHidden/>
          </w:rPr>
        </w:r>
        <w:r>
          <w:rPr>
            <w:noProof/>
            <w:webHidden/>
          </w:rPr>
          <w:fldChar w:fldCharType="separate"/>
        </w:r>
        <w:r>
          <w:rPr>
            <w:noProof/>
            <w:webHidden/>
          </w:rPr>
          <w:t>12</w:t>
        </w:r>
        <w:r>
          <w:rPr>
            <w:noProof/>
            <w:webHidden/>
          </w:rPr>
          <w:fldChar w:fldCharType="end"/>
        </w:r>
      </w:hyperlink>
    </w:p>
    <w:p w14:paraId="507EEF7B" w14:textId="07CBC7D3"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18" w:history="1">
        <w:r w:rsidRPr="00A53A6F">
          <w:rPr>
            <w:rStyle w:val="Hyperlink"/>
            <w:noProof/>
          </w:rPr>
          <w:t>6.4.3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Delivery Timeframe – Electronic Delivery</w:t>
        </w:r>
        <w:r>
          <w:rPr>
            <w:noProof/>
            <w:webHidden/>
          </w:rPr>
          <w:tab/>
        </w:r>
        <w:r>
          <w:rPr>
            <w:noProof/>
            <w:webHidden/>
          </w:rPr>
          <w:fldChar w:fldCharType="begin"/>
        </w:r>
        <w:r>
          <w:rPr>
            <w:noProof/>
            <w:webHidden/>
          </w:rPr>
          <w:instrText xml:space="preserve"> PAGEREF _Toc218847618 \h </w:instrText>
        </w:r>
        <w:r>
          <w:rPr>
            <w:noProof/>
            <w:webHidden/>
          </w:rPr>
        </w:r>
        <w:r>
          <w:rPr>
            <w:noProof/>
            <w:webHidden/>
          </w:rPr>
          <w:fldChar w:fldCharType="separate"/>
        </w:r>
        <w:r>
          <w:rPr>
            <w:noProof/>
            <w:webHidden/>
          </w:rPr>
          <w:t>12</w:t>
        </w:r>
        <w:r>
          <w:rPr>
            <w:noProof/>
            <w:webHidden/>
          </w:rPr>
          <w:fldChar w:fldCharType="end"/>
        </w:r>
      </w:hyperlink>
    </w:p>
    <w:p w14:paraId="30B621AB" w14:textId="18C046F9"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19" w:history="1">
        <w:r w:rsidRPr="00A53A6F">
          <w:rPr>
            <w:rStyle w:val="Hyperlink"/>
            <w:noProof/>
          </w:rPr>
          <w:t>6.4.4</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Delivery Locations</w:t>
        </w:r>
        <w:r>
          <w:rPr>
            <w:noProof/>
            <w:webHidden/>
          </w:rPr>
          <w:tab/>
        </w:r>
        <w:r>
          <w:rPr>
            <w:noProof/>
            <w:webHidden/>
          </w:rPr>
          <w:fldChar w:fldCharType="begin"/>
        </w:r>
        <w:r>
          <w:rPr>
            <w:noProof/>
            <w:webHidden/>
          </w:rPr>
          <w:instrText xml:space="preserve"> PAGEREF _Toc218847619 \h </w:instrText>
        </w:r>
        <w:r>
          <w:rPr>
            <w:noProof/>
            <w:webHidden/>
          </w:rPr>
        </w:r>
        <w:r>
          <w:rPr>
            <w:noProof/>
            <w:webHidden/>
          </w:rPr>
          <w:fldChar w:fldCharType="separate"/>
        </w:r>
        <w:r>
          <w:rPr>
            <w:noProof/>
            <w:webHidden/>
          </w:rPr>
          <w:t>12</w:t>
        </w:r>
        <w:r>
          <w:rPr>
            <w:noProof/>
            <w:webHidden/>
          </w:rPr>
          <w:fldChar w:fldCharType="end"/>
        </w:r>
      </w:hyperlink>
    </w:p>
    <w:p w14:paraId="56366ABF" w14:textId="06F3DE2C"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20" w:history="1">
        <w:r w:rsidRPr="00A53A6F">
          <w:rPr>
            <w:rStyle w:val="Hyperlink"/>
            <w:noProof/>
          </w:rPr>
          <w:t>6.4.5</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Incorrect Product Deliveries / Defective Products</w:t>
        </w:r>
        <w:r>
          <w:rPr>
            <w:noProof/>
            <w:webHidden/>
          </w:rPr>
          <w:tab/>
        </w:r>
        <w:r>
          <w:rPr>
            <w:noProof/>
            <w:webHidden/>
          </w:rPr>
          <w:fldChar w:fldCharType="begin"/>
        </w:r>
        <w:r>
          <w:rPr>
            <w:noProof/>
            <w:webHidden/>
          </w:rPr>
          <w:instrText xml:space="preserve"> PAGEREF _Toc218847620 \h </w:instrText>
        </w:r>
        <w:r>
          <w:rPr>
            <w:noProof/>
            <w:webHidden/>
          </w:rPr>
        </w:r>
        <w:r>
          <w:rPr>
            <w:noProof/>
            <w:webHidden/>
          </w:rPr>
          <w:fldChar w:fldCharType="separate"/>
        </w:r>
        <w:r>
          <w:rPr>
            <w:noProof/>
            <w:webHidden/>
          </w:rPr>
          <w:t>12</w:t>
        </w:r>
        <w:r>
          <w:rPr>
            <w:noProof/>
            <w:webHidden/>
          </w:rPr>
          <w:fldChar w:fldCharType="end"/>
        </w:r>
      </w:hyperlink>
    </w:p>
    <w:p w14:paraId="00AA0220" w14:textId="6E4C2870"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21" w:history="1">
        <w:r w:rsidRPr="00A53A6F">
          <w:rPr>
            <w:rStyle w:val="Hyperlink"/>
            <w:noProof/>
          </w:rPr>
          <w:t>6.4.6</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Software Delivered via Download</w:t>
        </w:r>
        <w:r>
          <w:rPr>
            <w:noProof/>
            <w:webHidden/>
          </w:rPr>
          <w:tab/>
        </w:r>
        <w:r>
          <w:rPr>
            <w:noProof/>
            <w:webHidden/>
          </w:rPr>
          <w:fldChar w:fldCharType="begin"/>
        </w:r>
        <w:r>
          <w:rPr>
            <w:noProof/>
            <w:webHidden/>
          </w:rPr>
          <w:instrText xml:space="preserve"> PAGEREF _Toc218847621 \h </w:instrText>
        </w:r>
        <w:r>
          <w:rPr>
            <w:noProof/>
            <w:webHidden/>
          </w:rPr>
        </w:r>
        <w:r>
          <w:rPr>
            <w:noProof/>
            <w:webHidden/>
          </w:rPr>
          <w:fldChar w:fldCharType="separate"/>
        </w:r>
        <w:r>
          <w:rPr>
            <w:noProof/>
            <w:webHidden/>
          </w:rPr>
          <w:t>13</w:t>
        </w:r>
        <w:r>
          <w:rPr>
            <w:noProof/>
            <w:webHidden/>
          </w:rPr>
          <w:fldChar w:fldCharType="end"/>
        </w:r>
      </w:hyperlink>
    </w:p>
    <w:p w14:paraId="152025D9" w14:textId="082CF8CF"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22" w:history="1">
        <w:r w:rsidRPr="00A53A6F">
          <w:rPr>
            <w:rStyle w:val="Hyperlink"/>
            <w:noProof/>
          </w:rPr>
          <w:t>7</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SUPPLIER DIVERSITY PLAN (SDP)</w:t>
        </w:r>
        <w:r>
          <w:rPr>
            <w:noProof/>
            <w:webHidden/>
          </w:rPr>
          <w:tab/>
        </w:r>
        <w:r>
          <w:rPr>
            <w:noProof/>
            <w:webHidden/>
          </w:rPr>
          <w:fldChar w:fldCharType="begin"/>
        </w:r>
        <w:r>
          <w:rPr>
            <w:noProof/>
            <w:webHidden/>
          </w:rPr>
          <w:instrText xml:space="preserve"> PAGEREF _Toc218847622 \h </w:instrText>
        </w:r>
        <w:r>
          <w:rPr>
            <w:noProof/>
            <w:webHidden/>
          </w:rPr>
        </w:r>
        <w:r>
          <w:rPr>
            <w:noProof/>
            <w:webHidden/>
          </w:rPr>
          <w:fldChar w:fldCharType="separate"/>
        </w:r>
        <w:r>
          <w:rPr>
            <w:noProof/>
            <w:webHidden/>
          </w:rPr>
          <w:t>13</w:t>
        </w:r>
        <w:r>
          <w:rPr>
            <w:noProof/>
            <w:webHidden/>
          </w:rPr>
          <w:fldChar w:fldCharType="end"/>
        </w:r>
      </w:hyperlink>
    </w:p>
    <w:p w14:paraId="0D58AD5C" w14:textId="1D3B1479"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23" w:history="1">
        <w:r w:rsidRPr="00A53A6F">
          <w:rPr>
            <w:rStyle w:val="Hyperlink"/>
            <w:noProof/>
          </w:rPr>
          <w:t>7.1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Program Background</w:t>
        </w:r>
        <w:r>
          <w:rPr>
            <w:noProof/>
            <w:webHidden/>
          </w:rPr>
          <w:tab/>
        </w:r>
        <w:r>
          <w:rPr>
            <w:noProof/>
            <w:webHidden/>
          </w:rPr>
          <w:fldChar w:fldCharType="begin"/>
        </w:r>
        <w:r>
          <w:rPr>
            <w:noProof/>
            <w:webHidden/>
          </w:rPr>
          <w:instrText xml:space="preserve"> PAGEREF _Toc218847623 \h </w:instrText>
        </w:r>
        <w:r>
          <w:rPr>
            <w:noProof/>
            <w:webHidden/>
          </w:rPr>
        </w:r>
        <w:r>
          <w:rPr>
            <w:noProof/>
            <w:webHidden/>
          </w:rPr>
          <w:fldChar w:fldCharType="separate"/>
        </w:r>
        <w:r>
          <w:rPr>
            <w:noProof/>
            <w:webHidden/>
          </w:rPr>
          <w:t>13</w:t>
        </w:r>
        <w:r>
          <w:rPr>
            <w:noProof/>
            <w:webHidden/>
          </w:rPr>
          <w:fldChar w:fldCharType="end"/>
        </w:r>
      </w:hyperlink>
    </w:p>
    <w:p w14:paraId="1DFF51E4" w14:textId="05AE0DA8"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24" w:history="1">
        <w:r w:rsidRPr="00A53A6F">
          <w:rPr>
            <w:rStyle w:val="Hyperlink"/>
            <w:noProof/>
          </w:rPr>
          <w:t>7.2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Financial Commitment Requirements</w:t>
        </w:r>
        <w:r>
          <w:rPr>
            <w:noProof/>
            <w:webHidden/>
          </w:rPr>
          <w:tab/>
        </w:r>
        <w:r>
          <w:rPr>
            <w:noProof/>
            <w:webHidden/>
          </w:rPr>
          <w:fldChar w:fldCharType="begin"/>
        </w:r>
        <w:r>
          <w:rPr>
            <w:noProof/>
            <w:webHidden/>
          </w:rPr>
          <w:instrText xml:space="preserve"> PAGEREF _Toc218847624 \h </w:instrText>
        </w:r>
        <w:r>
          <w:rPr>
            <w:noProof/>
            <w:webHidden/>
          </w:rPr>
        </w:r>
        <w:r>
          <w:rPr>
            <w:noProof/>
            <w:webHidden/>
          </w:rPr>
          <w:fldChar w:fldCharType="separate"/>
        </w:r>
        <w:r>
          <w:rPr>
            <w:noProof/>
            <w:webHidden/>
          </w:rPr>
          <w:t>13</w:t>
        </w:r>
        <w:r>
          <w:rPr>
            <w:noProof/>
            <w:webHidden/>
          </w:rPr>
          <w:fldChar w:fldCharType="end"/>
        </w:r>
      </w:hyperlink>
    </w:p>
    <w:p w14:paraId="66F56125" w14:textId="3E94EB36"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25" w:history="1">
        <w:r w:rsidRPr="00A53A6F">
          <w:rPr>
            <w:rStyle w:val="Hyperlink"/>
            <w:noProof/>
          </w:rPr>
          <w:t>7.3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Eligible SDP Partner Certification Categories</w:t>
        </w:r>
        <w:r>
          <w:rPr>
            <w:noProof/>
            <w:webHidden/>
          </w:rPr>
          <w:tab/>
        </w:r>
        <w:r>
          <w:rPr>
            <w:noProof/>
            <w:webHidden/>
          </w:rPr>
          <w:fldChar w:fldCharType="begin"/>
        </w:r>
        <w:r>
          <w:rPr>
            <w:noProof/>
            <w:webHidden/>
          </w:rPr>
          <w:instrText xml:space="preserve"> PAGEREF _Toc218847625 \h </w:instrText>
        </w:r>
        <w:r>
          <w:rPr>
            <w:noProof/>
            <w:webHidden/>
          </w:rPr>
        </w:r>
        <w:r>
          <w:rPr>
            <w:noProof/>
            <w:webHidden/>
          </w:rPr>
          <w:fldChar w:fldCharType="separate"/>
        </w:r>
        <w:r>
          <w:rPr>
            <w:noProof/>
            <w:webHidden/>
          </w:rPr>
          <w:t>13</w:t>
        </w:r>
        <w:r>
          <w:rPr>
            <w:noProof/>
            <w:webHidden/>
          </w:rPr>
          <w:fldChar w:fldCharType="end"/>
        </w:r>
      </w:hyperlink>
    </w:p>
    <w:p w14:paraId="6E9CAB4F" w14:textId="75534800"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26" w:history="1">
        <w:r w:rsidRPr="00A53A6F">
          <w:rPr>
            <w:rStyle w:val="Hyperlink"/>
            <w:noProof/>
          </w:rPr>
          <w:t>7.4</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Eligible Types of Business-to-Business Relationships</w:t>
        </w:r>
        <w:r>
          <w:rPr>
            <w:noProof/>
            <w:webHidden/>
          </w:rPr>
          <w:tab/>
        </w:r>
        <w:r>
          <w:rPr>
            <w:noProof/>
            <w:webHidden/>
          </w:rPr>
          <w:fldChar w:fldCharType="begin"/>
        </w:r>
        <w:r>
          <w:rPr>
            <w:noProof/>
            <w:webHidden/>
          </w:rPr>
          <w:instrText xml:space="preserve"> PAGEREF _Toc218847626 \h </w:instrText>
        </w:r>
        <w:r>
          <w:rPr>
            <w:noProof/>
            <w:webHidden/>
          </w:rPr>
        </w:r>
        <w:r>
          <w:rPr>
            <w:noProof/>
            <w:webHidden/>
          </w:rPr>
          <w:fldChar w:fldCharType="separate"/>
        </w:r>
        <w:r>
          <w:rPr>
            <w:noProof/>
            <w:webHidden/>
          </w:rPr>
          <w:t>13</w:t>
        </w:r>
        <w:r>
          <w:rPr>
            <w:noProof/>
            <w:webHidden/>
          </w:rPr>
          <w:fldChar w:fldCharType="end"/>
        </w:r>
      </w:hyperlink>
    </w:p>
    <w:p w14:paraId="0B64D636" w14:textId="2F8CE250"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27" w:history="1">
        <w:r w:rsidRPr="00A53A6F">
          <w:rPr>
            <w:rStyle w:val="Hyperlink"/>
            <w:noProof/>
          </w:rPr>
          <w:t>7.5</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Program Flexibility</w:t>
        </w:r>
        <w:r>
          <w:rPr>
            <w:noProof/>
            <w:webHidden/>
          </w:rPr>
          <w:tab/>
        </w:r>
        <w:r>
          <w:rPr>
            <w:noProof/>
            <w:webHidden/>
          </w:rPr>
          <w:fldChar w:fldCharType="begin"/>
        </w:r>
        <w:r>
          <w:rPr>
            <w:noProof/>
            <w:webHidden/>
          </w:rPr>
          <w:instrText xml:space="preserve"> PAGEREF _Toc218847627 \h </w:instrText>
        </w:r>
        <w:r>
          <w:rPr>
            <w:noProof/>
            <w:webHidden/>
          </w:rPr>
        </w:r>
        <w:r>
          <w:rPr>
            <w:noProof/>
            <w:webHidden/>
          </w:rPr>
          <w:fldChar w:fldCharType="separate"/>
        </w:r>
        <w:r>
          <w:rPr>
            <w:noProof/>
            <w:webHidden/>
          </w:rPr>
          <w:t>14</w:t>
        </w:r>
        <w:r>
          <w:rPr>
            <w:noProof/>
            <w:webHidden/>
          </w:rPr>
          <w:fldChar w:fldCharType="end"/>
        </w:r>
      </w:hyperlink>
    </w:p>
    <w:p w14:paraId="367A874C" w14:textId="150CB229"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28" w:history="1">
        <w:r w:rsidRPr="00A53A6F">
          <w:rPr>
            <w:rStyle w:val="Hyperlink"/>
            <w:noProof/>
          </w:rPr>
          <w:t>7.6</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SDP Plan Form Requirements</w:t>
        </w:r>
        <w:r>
          <w:rPr>
            <w:noProof/>
            <w:webHidden/>
          </w:rPr>
          <w:tab/>
        </w:r>
        <w:r>
          <w:rPr>
            <w:noProof/>
            <w:webHidden/>
          </w:rPr>
          <w:fldChar w:fldCharType="begin"/>
        </w:r>
        <w:r>
          <w:rPr>
            <w:noProof/>
            <w:webHidden/>
          </w:rPr>
          <w:instrText xml:space="preserve"> PAGEREF _Toc218847628 \h </w:instrText>
        </w:r>
        <w:r>
          <w:rPr>
            <w:noProof/>
            <w:webHidden/>
          </w:rPr>
        </w:r>
        <w:r>
          <w:rPr>
            <w:noProof/>
            <w:webHidden/>
          </w:rPr>
          <w:fldChar w:fldCharType="separate"/>
        </w:r>
        <w:r>
          <w:rPr>
            <w:noProof/>
            <w:webHidden/>
          </w:rPr>
          <w:t>14</w:t>
        </w:r>
        <w:r>
          <w:rPr>
            <w:noProof/>
            <w:webHidden/>
          </w:rPr>
          <w:fldChar w:fldCharType="end"/>
        </w:r>
      </w:hyperlink>
    </w:p>
    <w:p w14:paraId="15A5327F" w14:textId="7156E8D4"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29" w:history="1">
        <w:r w:rsidRPr="00A53A6F">
          <w:rPr>
            <w:rStyle w:val="Hyperlink"/>
            <w:noProof/>
          </w:rPr>
          <w:t>7.7</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Evaluation of SDP Forms</w:t>
        </w:r>
        <w:r>
          <w:rPr>
            <w:noProof/>
            <w:webHidden/>
          </w:rPr>
          <w:tab/>
        </w:r>
        <w:r>
          <w:rPr>
            <w:noProof/>
            <w:webHidden/>
          </w:rPr>
          <w:fldChar w:fldCharType="begin"/>
        </w:r>
        <w:r>
          <w:rPr>
            <w:noProof/>
            <w:webHidden/>
          </w:rPr>
          <w:instrText xml:space="preserve"> PAGEREF _Toc218847629 \h </w:instrText>
        </w:r>
        <w:r>
          <w:rPr>
            <w:noProof/>
            <w:webHidden/>
          </w:rPr>
        </w:r>
        <w:r>
          <w:rPr>
            <w:noProof/>
            <w:webHidden/>
          </w:rPr>
          <w:fldChar w:fldCharType="separate"/>
        </w:r>
        <w:r>
          <w:rPr>
            <w:noProof/>
            <w:webHidden/>
          </w:rPr>
          <w:t>15</w:t>
        </w:r>
        <w:r>
          <w:rPr>
            <w:noProof/>
            <w:webHidden/>
          </w:rPr>
          <w:fldChar w:fldCharType="end"/>
        </w:r>
      </w:hyperlink>
    </w:p>
    <w:p w14:paraId="7D8EFB57" w14:textId="5B606E71"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30" w:history="1">
        <w:r w:rsidRPr="00A53A6F">
          <w:rPr>
            <w:rStyle w:val="Hyperlink"/>
            <w:noProof/>
          </w:rPr>
          <w:t>7.8</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SDP Spending Reports and Compliance</w:t>
        </w:r>
        <w:r>
          <w:rPr>
            <w:noProof/>
            <w:webHidden/>
          </w:rPr>
          <w:tab/>
        </w:r>
        <w:r>
          <w:rPr>
            <w:noProof/>
            <w:webHidden/>
          </w:rPr>
          <w:fldChar w:fldCharType="begin"/>
        </w:r>
        <w:r>
          <w:rPr>
            <w:noProof/>
            <w:webHidden/>
          </w:rPr>
          <w:instrText xml:space="preserve"> PAGEREF _Toc218847630 \h </w:instrText>
        </w:r>
        <w:r>
          <w:rPr>
            <w:noProof/>
            <w:webHidden/>
          </w:rPr>
        </w:r>
        <w:r>
          <w:rPr>
            <w:noProof/>
            <w:webHidden/>
          </w:rPr>
          <w:fldChar w:fldCharType="separate"/>
        </w:r>
        <w:r>
          <w:rPr>
            <w:noProof/>
            <w:webHidden/>
          </w:rPr>
          <w:t>15</w:t>
        </w:r>
        <w:r>
          <w:rPr>
            <w:noProof/>
            <w:webHidden/>
          </w:rPr>
          <w:fldChar w:fldCharType="end"/>
        </w:r>
      </w:hyperlink>
    </w:p>
    <w:p w14:paraId="714D2433" w14:textId="63241C6B"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31" w:history="1">
        <w:r w:rsidRPr="00A53A6F">
          <w:rPr>
            <w:rStyle w:val="Hyperlink"/>
            <w:noProof/>
          </w:rPr>
          <w:t>7.9</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SDP Spending Verification</w:t>
        </w:r>
        <w:r>
          <w:rPr>
            <w:noProof/>
            <w:webHidden/>
          </w:rPr>
          <w:tab/>
        </w:r>
        <w:r>
          <w:rPr>
            <w:noProof/>
            <w:webHidden/>
          </w:rPr>
          <w:fldChar w:fldCharType="begin"/>
        </w:r>
        <w:r>
          <w:rPr>
            <w:noProof/>
            <w:webHidden/>
          </w:rPr>
          <w:instrText xml:space="preserve"> PAGEREF _Toc218847631 \h </w:instrText>
        </w:r>
        <w:r>
          <w:rPr>
            <w:noProof/>
            <w:webHidden/>
          </w:rPr>
        </w:r>
        <w:r>
          <w:rPr>
            <w:noProof/>
            <w:webHidden/>
          </w:rPr>
          <w:fldChar w:fldCharType="separate"/>
        </w:r>
        <w:r>
          <w:rPr>
            <w:noProof/>
            <w:webHidden/>
          </w:rPr>
          <w:t>15</w:t>
        </w:r>
        <w:r>
          <w:rPr>
            <w:noProof/>
            <w:webHidden/>
          </w:rPr>
          <w:fldChar w:fldCharType="end"/>
        </w:r>
      </w:hyperlink>
    </w:p>
    <w:p w14:paraId="3772B270" w14:textId="279ECF96"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32" w:history="1">
        <w:r w:rsidRPr="00A53A6F">
          <w:rPr>
            <w:rStyle w:val="Hyperlink"/>
            <w:noProof/>
          </w:rPr>
          <w:t>7.10</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Program Resources and Assistance</w:t>
        </w:r>
        <w:r>
          <w:rPr>
            <w:noProof/>
            <w:webHidden/>
          </w:rPr>
          <w:tab/>
        </w:r>
        <w:r>
          <w:rPr>
            <w:noProof/>
            <w:webHidden/>
          </w:rPr>
          <w:fldChar w:fldCharType="begin"/>
        </w:r>
        <w:r>
          <w:rPr>
            <w:noProof/>
            <w:webHidden/>
          </w:rPr>
          <w:instrText xml:space="preserve"> PAGEREF _Toc218847632 \h </w:instrText>
        </w:r>
        <w:r>
          <w:rPr>
            <w:noProof/>
            <w:webHidden/>
          </w:rPr>
        </w:r>
        <w:r>
          <w:rPr>
            <w:noProof/>
            <w:webHidden/>
          </w:rPr>
          <w:fldChar w:fldCharType="separate"/>
        </w:r>
        <w:r>
          <w:rPr>
            <w:noProof/>
            <w:webHidden/>
          </w:rPr>
          <w:t>15</w:t>
        </w:r>
        <w:r>
          <w:rPr>
            <w:noProof/>
            <w:webHidden/>
          </w:rPr>
          <w:fldChar w:fldCharType="end"/>
        </w:r>
      </w:hyperlink>
    </w:p>
    <w:p w14:paraId="46343A8B" w14:textId="7D02468E"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33" w:history="1">
        <w:r w:rsidRPr="00A53A6F">
          <w:rPr>
            <w:rStyle w:val="Hyperlink"/>
            <w:noProof/>
          </w:rPr>
          <w:t>8</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Supplier Diversity Office (SDO) Empowering Abilities in Contracting and Employment (EACE) Program</w:t>
        </w:r>
        <w:r>
          <w:rPr>
            <w:noProof/>
            <w:webHidden/>
          </w:rPr>
          <w:tab/>
        </w:r>
        <w:r>
          <w:rPr>
            <w:noProof/>
            <w:webHidden/>
          </w:rPr>
          <w:fldChar w:fldCharType="begin"/>
        </w:r>
        <w:r>
          <w:rPr>
            <w:noProof/>
            <w:webHidden/>
          </w:rPr>
          <w:instrText xml:space="preserve"> PAGEREF _Toc218847633 \h </w:instrText>
        </w:r>
        <w:r>
          <w:rPr>
            <w:noProof/>
            <w:webHidden/>
          </w:rPr>
        </w:r>
        <w:r>
          <w:rPr>
            <w:noProof/>
            <w:webHidden/>
          </w:rPr>
          <w:fldChar w:fldCharType="separate"/>
        </w:r>
        <w:r>
          <w:rPr>
            <w:noProof/>
            <w:webHidden/>
          </w:rPr>
          <w:t>16</w:t>
        </w:r>
        <w:r>
          <w:rPr>
            <w:noProof/>
            <w:webHidden/>
          </w:rPr>
          <w:fldChar w:fldCharType="end"/>
        </w:r>
      </w:hyperlink>
    </w:p>
    <w:p w14:paraId="5CB6C7C0" w14:textId="180241C6"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34" w:history="1">
        <w:r w:rsidRPr="00A53A6F">
          <w:rPr>
            <w:rStyle w:val="Hyperlink"/>
            <w:noProof/>
          </w:rPr>
          <w:t>9</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EVALUATION CRITERIA</w:t>
        </w:r>
        <w:r>
          <w:rPr>
            <w:noProof/>
            <w:webHidden/>
          </w:rPr>
          <w:tab/>
        </w:r>
        <w:r>
          <w:rPr>
            <w:noProof/>
            <w:webHidden/>
          </w:rPr>
          <w:fldChar w:fldCharType="begin"/>
        </w:r>
        <w:r>
          <w:rPr>
            <w:noProof/>
            <w:webHidden/>
          </w:rPr>
          <w:instrText xml:space="preserve"> PAGEREF _Toc218847634 \h </w:instrText>
        </w:r>
        <w:r>
          <w:rPr>
            <w:noProof/>
            <w:webHidden/>
          </w:rPr>
        </w:r>
        <w:r>
          <w:rPr>
            <w:noProof/>
            <w:webHidden/>
          </w:rPr>
          <w:fldChar w:fldCharType="separate"/>
        </w:r>
        <w:r>
          <w:rPr>
            <w:noProof/>
            <w:webHidden/>
          </w:rPr>
          <w:t>17</w:t>
        </w:r>
        <w:r>
          <w:rPr>
            <w:noProof/>
            <w:webHidden/>
          </w:rPr>
          <w:fldChar w:fldCharType="end"/>
        </w:r>
      </w:hyperlink>
    </w:p>
    <w:p w14:paraId="6B1A081C" w14:textId="4ABB2125"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35" w:history="1">
        <w:r w:rsidRPr="00A53A6F">
          <w:rPr>
            <w:rStyle w:val="Hyperlink"/>
            <w:noProof/>
          </w:rPr>
          <w:t>9.1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Mandatory Requirements</w:t>
        </w:r>
        <w:r>
          <w:rPr>
            <w:noProof/>
            <w:webHidden/>
          </w:rPr>
          <w:tab/>
        </w:r>
        <w:r>
          <w:rPr>
            <w:noProof/>
            <w:webHidden/>
          </w:rPr>
          <w:fldChar w:fldCharType="begin"/>
        </w:r>
        <w:r>
          <w:rPr>
            <w:noProof/>
            <w:webHidden/>
          </w:rPr>
          <w:instrText xml:space="preserve"> PAGEREF _Toc218847635 \h </w:instrText>
        </w:r>
        <w:r>
          <w:rPr>
            <w:noProof/>
            <w:webHidden/>
          </w:rPr>
        </w:r>
        <w:r>
          <w:rPr>
            <w:noProof/>
            <w:webHidden/>
          </w:rPr>
          <w:fldChar w:fldCharType="separate"/>
        </w:r>
        <w:r>
          <w:rPr>
            <w:noProof/>
            <w:webHidden/>
          </w:rPr>
          <w:t>17</w:t>
        </w:r>
        <w:r>
          <w:rPr>
            <w:noProof/>
            <w:webHidden/>
          </w:rPr>
          <w:fldChar w:fldCharType="end"/>
        </w:r>
      </w:hyperlink>
    </w:p>
    <w:p w14:paraId="60B60192" w14:textId="20364883"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36" w:history="1">
        <w:r w:rsidRPr="00A53A6F">
          <w:rPr>
            <w:rStyle w:val="Hyperlink"/>
            <w:noProof/>
          </w:rPr>
          <w:t>9.2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Evaluation Components</w:t>
        </w:r>
        <w:r>
          <w:rPr>
            <w:noProof/>
            <w:webHidden/>
          </w:rPr>
          <w:tab/>
        </w:r>
        <w:r>
          <w:rPr>
            <w:noProof/>
            <w:webHidden/>
          </w:rPr>
          <w:fldChar w:fldCharType="begin"/>
        </w:r>
        <w:r>
          <w:rPr>
            <w:noProof/>
            <w:webHidden/>
          </w:rPr>
          <w:instrText xml:space="preserve"> PAGEREF _Toc218847636 \h </w:instrText>
        </w:r>
        <w:r>
          <w:rPr>
            <w:noProof/>
            <w:webHidden/>
          </w:rPr>
        </w:r>
        <w:r>
          <w:rPr>
            <w:noProof/>
            <w:webHidden/>
          </w:rPr>
          <w:fldChar w:fldCharType="separate"/>
        </w:r>
        <w:r>
          <w:rPr>
            <w:noProof/>
            <w:webHidden/>
          </w:rPr>
          <w:t>17</w:t>
        </w:r>
        <w:r>
          <w:rPr>
            <w:noProof/>
            <w:webHidden/>
          </w:rPr>
          <w:fldChar w:fldCharType="end"/>
        </w:r>
      </w:hyperlink>
    </w:p>
    <w:p w14:paraId="4167315B" w14:textId="57C2ABE4"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37" w:history="1">
        <w:r w:rsidRPr="00A53A6F">
          <w:rPr>
            <w:rStyle w:val="Hyperlink"/>
            <w:noProof/>
          </w:rPr>
          <w:t>9.2.1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Price</w:t>
        </w:r>
        <w:r>
          <w:rPr>
            <w:noProof/>
            <w:webHidden/>
          </w:rPr>
          <w:tab/>
        </w:r>
        <w:r>
          <w:rPr>
            <w:noProof/>
            <w:webHidden/>
          </w:rPr>
          <w:fldChar w:fldCharType="begin"/>
        </w:r>
        <w:r>
          <w:rPr>
            <w:noProof/>
            <w:webHidden/>
          </w:rPr>
          <w:instrText xml:space="preserve"> PAGEREF _Toc218847637 \h </w:instrText>
        </w:r>
        <w:r>
          <w:rPr>
            <w:noProof/>
            <w:webHidden/>
          </w:rPr>
        </w:r>
        <w:r>
          <w:rPr>
            <w:noProof/>
            <w:webHidden/>
          </w:rPr>
          <w:fldChar w:fldCharType="separate"/>
        </w:r>
        <w:r>
          <w:rPr>
            <w:noProof/>
            <w:webHidden/>
          </w:rPr>
          <w:t>17</w:t>
        </w:r>
        <w:r>
          <w:rPr>
            <w:noProof/>
            <w:webHidden/>
          </w:rPr>
          <w:fldChar w:fldCharType="end"/>
        </w:r>
      </w:hyperlink>
    </w:p>
    <w:p w14:paraId="2EDD3871" w14:textId="2BEFBD07"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38" w:history="1">
        <w:r w:rsidRPr="00A53A6F">
          <w:rPr>
            <w:rStyle w:val="Hyperlink"/>
            <w:noProof/>
          </w:rPr>
          <w:t>9.2.2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Other Evaluation Criteria</w:t>
        </w:r>
        <w:r>
          <w:rPr>
            <w:noProof/>
            <w:webHidden/>
          </w:rPr>
          <w:tab/>
        </w:r>
        <w:r>
          <w:rPr>
            <w:noProof/>
            <w:webHidden/>
          </w:rPr>
          <w:fldChar w:fldCharType="begin"/>
        </w:r>
        <w:r>
          <w:rPr>
            <w:noProof/>
            <w:webHidden/>
          </w:rPr>
          <w:instrText xml:space="preserve"> PAGEREF _Toc218847638 \h </w:instrText>
        </w:r>
        <w:r>
          <w:rPr>
            <w:noProof/>
            <w:webHidden/>
          </w:rPr>
        </w:r>
        <w:r>
          <w:rPr>
            <w:noProof/>
            <w:webHidden/>
          </w:rPr>
          <w:fldChar w:fldCharType="separate"/>
        </w:r>
        <w:r>
          <w:rPr>
            <w:noProof/>
            <w:webHidden/>
          </w:rPr>
          <w:t>17</w:t>
        </w:r>
        <w:r>
          <w:rPr>
            <w:noProof/>
            <w:webHidden/>
          </w:rPr>
          <w:fldChar w:fldCharType="end"/>
        </w:r>
      </w:hyperlink>
    </w:p>
    <w:p w14:paraId="77CB0C5B" w14:textId="7B8A0863"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39" w:history="1">
        <w:r w:rsidRPr="00A53A6F">
          <w:rPr>
            <w:rStyle w:val="Hyperlink"/>
            <w:noProof/>
          </w:rPr>
          <w:t>9.2.3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Supplier Diversity Plan (minimum of 25% weight of the total available 100% evaluation points)</w:t>
        </w:r>
        <w:r>
          <w:rPr>
            <w:noProof/>
            <w:webHidden/>
          </w:rPr>
          <w:tab/>
        </w:r>
        <w:r>
          <w:rPr>
            <w:noProof/>
            <w:webHidden/>
          </w:rPr>
          <w:fldChar w:fldCharType="begin"/>
        </w:r>
        <w:r>
          <w:rPr>
            <w:noProof/>
            <w:webHidden/>
          </w:rPr>
          <w:instrText xml:space="preserve"> PAGEREF _Toc218847639 \h </w:instrText>
        </w:r>
        <w:r>
          <w:rPr>
            <w:noProof/>
            <w:webHidden/>
          </w:rPr>
        </w:r>
        <w:r>
          <w:rPr>
            <w:noProof/>
            <w:webHidden/>
          </w:rPr>
          <w:fldChar w:fldCharType="separate"/>
        </w:r>
        <w:r>
          <w:rPr>
            <w:noProof/>
            <w:webHidden/>
          </w:rPr>
          <w:t>17</w:t>
        </w:r>
        <w:r>
          <w:rPr>
            <w:noProof/>
            <w:webHidden/>
          </w:rPr>
          <w:fldChar w:fldCharType="end"/>
        </w:r>
      </w:hyperlink>
    </w:p>
    <w:p w14:paraId="43A5FFEF" w14:textId="76D756F2" w:rsidR="00B92E7F" w:rsidRDefault="00B92E7F">
      <w:pPr>
        <w:pStyle w:val="TOC2"/>
        <w:tabs>
          <w:tab w:val="left" w:pos="51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40" w:history="1">
        <w:r w:rsidRPr="00A53A6F">
          <w:rPr>
            <w:rStyle w:val="Hyperlink"/>
            <w:noProof/>
          </w:rPr>
          <w:t>9.3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Best Value Selection and Negotiation</w:t>
        </w:r>
        <w:r>
          <w:rPr>
            <w:noProof/>
            <w:webHidden/>
          </w:rPr>
          <w:tab/>
        </w:r>
        <w:r>
          <w:rPr>
            <w:noProof/>
            <w:webHidden/>
          </w:rPr>
          <w:fldChar w:fldCharType="begin"/>
        </w:r>
        <w:r>
          <w:rPr>
            <w:noProof/>
            <w:webHidden/>
          </w:rPr>
          <w:instrText xml:space="preserve"> PAGEREF _Toc218847640 \h </w:instrText>
        </w:r>
        <w:r>
          <w:rPr>
            <w:noProof/>
            <w:webHidden/>
          </w:rPr>
        </w:r>
        <w:r>
          <w:rPr>
            <w:noProof/>
            <w:webHidden/>
          </w:rPr>
          <w:fldChar w:fldCharType="separate"/>
        </w:r>
        <w:r>
          <w:rPr>
            <w:noProof/>
            <w:webHidden/>
          </w:rPr>
          <w:t>17</w:t>
        </w:r>
        <w:r>
          <w:rPr>
            <w:noProof/>
            <w:webHidden/>
          </w:rPr>
          <w:fldChar w:fldCharType="end"/>
        </w:r>
      </w:hyperlink>
    </w:p>
    <w:p w14:paraId="52585DD9" w14:textId="3F940B2A"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41" w:history="1">
        <w:r w:rsidRPr="00A53A6F">
          <w:rPr>
            <w:rStyle w:val="Hyperlink"/>
            <w:noProof/>
          </w:rPr>
          <w:t>10</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INSTRUCTIONS FOR SUBMISSION OF RESPONSES</w:t>
        </w:r>
        <w:r>
          <w:rPr>
            <w:noProof/>
            <w:webHidden/>
          </w:rPr>
          <w:tab/>
        </w:r>
        <w:r>
          <w:rPr>
            <w:noProof/>
            <w:webHidden/>
          </w:rPr>
          <w:fldChar w:fldCharType="begin"/>
        </w:r>
        <w:r>
          <w:rPr>
            <w:noProof/>
            <w:webHidden/>
          </w:rPr>
          <w:instrText xml:space="preserve"> PAGEREF _Toc218847641 \h </w:instrText>
        </w:r>
        <w:r>
          <w:rPr>
            <w:noProof/>
            <w:webHidden/>
          </w:rPr>
        </w:r>
        <w:r>
          <w:rPr>
            <w:noProof/>
            <w:webHidden/>
          </w:rPr>
          <w:fldChar w:fldCharType="separate"/>
        </w:r>
        <w:r>
          <w:rPr>
            <w:noProof/>
            <w:webHidden/>
          </w:rPr>
          <w:t>17</w:t>
        </w:r>
        <w:r>
          <w:rPr>
            <w:noProof/>
            <w:webHidden/>
          </w:rPr>
          <w:fldChar w:fldCharType="end"/>
        </w:r>
      </w:hyperlink>
    </w:p>
    <w:p w14:paraId="2315287F" w14:textId="32915F44"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42" w:history="1">
        <w:r w:rsidRPr="00A53A6F">
          <w:rPr>
            <w:rStyle w:val="Hyperlink"/>
            <w:noProof/>
          </w:rPr>
          <w:t>10.1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Response Form for All Bidders</w:t>
        </w:r>
        <w:r>
          <w:rPr>
            <w:noProof/>
            <w:webHidden/>
          </w:rPr>
          <w:tab/>
        </w:r>
        <w:r>
          <w:rPr>
            <w:noProof/>
            <w:webHidden/>
          </w:rPr>
          <w:fldChar w:fldCharType="begin"/>
        </w:r>
        <w:r>
          <w:rPr>
            <w:noProof/>
            <w:webHidden/>
          </w:rPr>
          <w:instrText xml:space="preserve"> PAGEREF _Toc218847642 \h </w:instrText>
        </w:r>
        <w:r>
          <w:rPr>
            <w:noProof/>
            <w:webHidden/>
          </w:rPr>
        </w:r>
        <w:r>
          <w:rPr>
            <w:noProof/>
            <w:webHidden/>
          </w:rPr>
          <w:fldChar w:fldCharType="separate"/>
        </w:r>
        <w:r>
          <w:rPr>
            <w:noProof/>
            <w:webHidden/>
          </w:rPr>
          <w:t>17</w:t>
        </w:r>
        <w:r>
          <w:rPr>
            <w:noProof/>
            <w:webHidden/>
          </w:rPr>
          <w:fldChar w:fldCharType="end"/>
        </w:r>
      </w:hyperlink>
    </w:p>
    <w:p w14:paraId="7DBF61BB" w14:textId="46513E85"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43" w:history="1">
        <w:r w:rsidRPr="00A53A6F">
          <w:rPr>
            <w:rStyle w:val="Hyperlink"/>
            <w:noProof/>
          </w:rPr>
          <w:t>10.2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Electronic Signatures</w:t>
        </w:r>
        <w:r>
          <w:rPr>
            <w:noProof/>
            <w:webHidden/>
          </w:rPr>
          <w:tab/>
        </w:r>
        <w:r>
          <w:rPr>
            <w:noProof/>
            <w:webHidden/>
          </w:rPr>
          <w:fldChar w:fldCharType="begin"/>
        </w:r>
        <w:r>
          <w:rPr>
            <w:noProof/>
            <w:webHidden/>
          </w:rPr>
          <w:instrText xml:space="preserve"> PAGEREF _Toc218847643 \h </w:instrText>
        </w:r>
        <w:r>
          <w:rPr>
            <w:noProof/>
            <w:webHidden/>
          </w:rPr>
        </w:r>
        <w:r>
          <w:rPr>
            <w:noProof/>
            <w:webHidden/>
          </w:rPr>
          <w:fldChar w:fldCharType="separate"/>
        </w:r>
        <w:r>
          <w:rPr>
            <w:noProof/>
            <w:webHidden/>
          </w:rPr>
          <w:t>18</w:t>
        </w:r>
        <w:r>
          <w:rPr>
            <w:noProof/>
            <w:webHidden/>
          </w:rPr>
          <w:fldChar w:fldCharType="end"/>
        </w:r>
      </w:hyperlink>
    </w:p>
    <w:p w14:paraId="32153BB8" w14:textId="48D32854"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44" w:history="1">
        <w:r w:rsidRPr="00A53A6F">
          <w:rPr>
            <w:rStyle w:val="Hyperlink"/>
            <w:rFonts w:eastAsia="Arial"/>
            <w:noProof/>
          </w:rPr>
          <w:t>10.2.1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Acceptable Forms of Signature</w:t>
        </w:r>
        <w:r>
          <w:rPr>
            <w:noProof/>
            <w:webHidden/>
          </w:rPr>
          <w:tab/>
        </w:r>
        <w:r>
          <w:rPr>
            <w:noProof/>
            <w:webHidden/>
          </w:rPr>
          <w:fldChar w:fldCharType="begin"/>
        </w:r>
        <w:r>
          <w:rPr>
            <w:noProof/>
            <w:webHidden/>
          </w:rPr>
          <w:instrText xml:space="preserve"> PAGEREF _Toc218847644 \h </w:instrText>
        </w:r>
        <w:r>
          <w:rPr>
            <w:noProof/>
            <w:webHidden/>
          </w:rPr>
        </w:r>
        <w:r>
          <w:rPr>
            <w:noProof/>
            <w:webHidden/>
          </w:rPr>
          <w:fldChar w:fldCharType="separate"/>
        </w:r>
        <w:r>
          <w:rPr>
            <w:noProof/>
            <w:webHidden/>
          </w:rPr>
          <w:t>18</w:t>
        </w:r>
        <w:r>
          <w:rPr>
            <w:noProof/>
            <w:webHidden/>
          </w:rPr>
          <w:fldChar w:fldCharType="end"/>
        </w:r>
      </w:hyperlink>
    </w:p>
    <w:p w14:paraId="73A0D430" w14:textId="254A6139"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45" w:history="1">
        <w:r w:rsidRPr="00A53A6F">
          <w:rPr>
            <w:rStyle w:val="Hyperlink"/>
            <w:noProof/>
          </w:rPr>
          <w:t>10.3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shd w:val="clear" w:color="auto" w:fill="FFFFFF"/>
          </w:rPr>
          <w:t>Limits and Restrictions</w:t>
        </w:r>
        <w:r>
          <w:rPr>
            <w:noProof/>
            <w:webHidden/>
          </w:rPr>
          <w:tab/>
        </w:r>
        <w:r>
          <w:rPr>
            <w:noProof/>
            <w:webHidden/>
          </w:rPr>
          <w:fldChar w:fldCharType="begin"/>
        </w:r>
        <w:r>
          <w:rPr>
            <w:noProof/>
            <w:webHidden/>
          </w:rPr>
          <w:instrText xml:space="preserve"> PAGEREF _Toc218847645 \h </w:instrText>
        </w:r>
        <w:r>
          <w:rPr>
            <w:noProof/>
            <w:webHidden/>
          </w:rPr>
        </w:r>
        <w:r>
          <w:rPr>
            <w:noProof/>
            <w:webHidden/>
          </w:rPr>
          <w:fldChar w:fldCharType="separate"/>
        </w:r>
        <w:r>
          <w:rPr>
            <w:noProof/>
            <w:webHidden/>
          </w:rPr>
          <w:t>18</w:t>
        </w:r>
        <w:r>
          <w:rPr>
            <w:noProof/>
            <w:webHidden/>
          </w:rPr>
          <w:fldChar w:fldCharType="end"/>
        </w:r>
      </w:hyperlink>
    </w:p>
    <w:p w14:paraId="7BF9272D" w14:textId="2B780F6D"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46" w:history="1">
        <w:r w:rsidRPr="00A53A6F">
          <w:rPr>
            <w:rStyle w:val="Hyperlink"/>
            <w:noProof/>
          </w:rPr>
          <w:t>10.3.1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File Size Limits</w:t>
        </w:r>
        <w:r>
          <w:rPr>
            <w:noProof/>
            <w:webHidden/>
          </w:rPr>
          <w:tab/>
        </w:r>
        <w:r>
          <w:rPr>
            <w:noProof/>
            <w:webHidden/>
          </w:rPr>
          <w:fldChar w:fldCharType="begin"/>
        </w:r>
        <w:r>
          <w:rPr>
            <w:noProof/>
            <w:webHidden/>
          </w:rPr>
          <w:instrText xml:space="preserve"> PAGEREF _Toc218847646 \h </w:instrText>
        </w:r>
        <w:r>
          <w:rPr>
            <w:noProof/>
            <w:webHidden/>
          </w:rPr>
        </w:r>
        <w:r>
          <w:rPr>
            <w:noProof/>
            <w:webHidden/>
          </w:rPr>
          <w:fldChar w:fldCharType="separate"/>
        </w:r>
        <w:r>
          <w:rPr>
            <w:noProof/>
            <w:webHidden/>
          </w:rPr>
          <w:t>18</w:t>
        </w:r>
        <w:r>
          <w:rPr>
            <w:noProof/>
            <w:webHidden/>
          </w:rPr>
          <w:fldChar w:fldCharType="end"/>
        </w:r>
      </w:hyperlink>
    </w:p>
    <w:p w14:paraId="2060DF5D" w14:textId="3BF1F7ED"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47" w:history="1">
        <w:r w:rsidRPr="00A53A6F">
          <w:rPr>
            <w:rStyle w:val="Hyperlink"/>
            <w:noProof/>
          </w:rPr>
          <w:t>10.3.2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File Format Restrictions</w:t>
        </w:r>
        <w:r>
          <w:rPr>
            <w:noProof/>
            <w:webHidden/>
          </w:rPr>
          <w:tab/>
        </w:r>
        <w:r>
          <w:rPr>
            <w:noProof/>
            <w:webHidden/>
          </w:rPr>
          <w:fldChar w:fldCharType="begin"/>
        </w:r>
        <w:r>
          <w:rPr>
            <w:noProof/>
            <w:webHidden/>
          </w:rPr>
          <w:instrText xml:space="preserve"> PAGEREF _Toc218847647 \h </w:instrText>
        </w:r>
        <w:r>
          <w:rPr>
            <w:noProof/>
            <w:webHidden/>
          </w:rPr>
        </w:r>
        <w:r>
          <w:rPr>
            <w:noProof/>
            <w:webHidden/>
          </w:rPr>
          <w:fldChar w:fldCharType="separate"/>
        </w:r>
        <w:r>
          <w:rPr>
            <w:noProof/>
            <w:webHidden/>
          </w:rPr>
          <w:t>18</w:t>
        </w:r>
        <w:r>
          <w:rPr>
            <w:noProof/>
            <w:webHidden/>
          </w:rPr>
          <w:fldChar w:fldCharType="end"/>
        </w:r>
      </w:hyperlink>
    </w:p>
    <w:p w14:paraId="3F65A98F" w14:textId="2431C007"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48" w:history="1">
        <w:r w:rsidRPr="00A53A6F">
          <w:rPr>
            <w:rStyle w:val="Hyperlink"/>
            <w:noProof/>
          </w:rPr>
          <w:t>10.3.3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File Naming Conventions</w:t>
        </w:r>
        <w:r>
          <w:rPr>
            <w:noProof/>
            <w:webHidden/>
          </w:rPr>
          <w:tab/>
        </w:r>
        <w:r>
          <w:rPr>
            <w:noProof/>
            <w:webHidden/>
          </w:rPr>
          <w:fldChar w:fldCharType="begin"/>
        </w:r>
        <w:r>
          <w:rPr>
            <w:noProof/>
            <w:webHidden/>
          </w:rPr>
          <w:instrText xml:space="preserve"> PAGEREF _Toc218847648 \h </w:instrText>
        </w:r>
        <w:r>
          <w:rPr>
            <w:noProof/>
            <w:webHidden/>
          </w:rPr>
        </w:r>
        <w:r>
          <w:rPr>
            <w:noProof/>
            <w:webHidden/>
          </w:rPr>
          <w:fldChar w:fldCharType="separate"/>
        </w:r>
        <w:r>
          <w:rPr>
            <w:noProof/>
            <w:webHidden/>
          </w:rPr>
          <w:t>18</w:t>
        </w:r>
        <w:r>
          <w:rPr>
            <w:noProof/>
            <w:webHidden/>
          </w:rPr>
          <w:fldChar w:fldCharType="end"/>
        </w:r>
      </w:hyperlink>
    </w:p>
    <w:p w14:paraId="3A26A452" w14:textId="6466B76B"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49" w:history="1">
        <w:r w:rsidRPr="00A53A6F">
          <w:rPr>
            <w:rStyle w:val="Hyperlink"/>
            <w:noProof/>
          </w:rPr>
          <w:t>10.4</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General Quote Requirements, Provisions, and Prohibitions</w:t>
        </w:r>
        <w:r>
          <w:rPr>
            <w:noProof/>
            <w:webHidden/>
          </w:rPr>
          <w:tab/>
        </w:r>
        <w:r>
          <w:rPr>
            <w:noProof/>
            <w:webHidden/>
          </w:rPr>
          <w:fldChar w:fldCharType="begin"/>
        </w:r>
        <w:r>
          <w:rPr>
            <w:noProof/>
            <w:webHidden/>
          </w:rPr>
          <w:instrText xml:space="preserve"> PAGEREF _Toc218847649 \h </w:instrText>
        </w:r>
        <w:r>
          <w:rPr>
            <w:noProof/>
            <w:webHidden/>
          </w:rPr>
        </w:r>
        <w:r>
          <w:rPr>
            <w:noProof/>
            <w:webHidden/>
          </w:rPr>
          <w:fldChar w:fldCharType="separate"/>
        </w:r>
        <w:r>
          <w:rPr>
            <w:noProof/>
            <w:webHidden/>
          </w:rPr>
          <w:t>19</w:t>
        </w:r>
        <w:r>
          <w:rPr>
            <w:noProof/>
            <w:webHidden/>
          </w:rPr>
          <w:fldChar w:fldCharType="end"/>
        </w:r>
      </w:hyperlink>
    </w:p>
    <w:p w14:paraId="777AC1AA" w14:textId="754B4EBD"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0" w:history="1">
        <w:r w:rsidRPr="00A53A6F">
          <w:rPr>
            <w:rStyle w:val="Hyperlink"/>
            <w:noProof/>
          </w:rPr>
          <w:t>10.4.1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Quote Content</w:t>
        </w:r>
        <w:r>
          <w:rPr>
            <w:noProof/>
            <w:webHidden/>
          </w:rPr>
          <w:tab/>
        </w:r>
        <w:r>
          <w:rPr>
            <w:noProof/>
            <w:webHidden/>
          </w:rPr>
          <w:fldChar w:fldCharType="begin"/>
        </w:r>
        <w:r>
          <w:rPr>
            <w:noProof/>
            <w:webHidden/>
          </w:rPr>
          <w:instrText xml:space="preserve"> PAGEREF _Toc218847650 \h </w:instrText>
        </w:r>
        <w:r>
          <w:rPr>
            <w:noProof/>
            <w:webHidden/>
          </w:rPr>
        </w:r>
        <w:r>
          <w:rPr>
            <w:noProof/>
            <w:webHidden/>
          </w:rPr>
          <w:fldChar w:fldCharType="separate"/>
        </w:r>
        <w:r>
          <w:rPr>
            <w:noProof/>
            <w:webHidden/>
          </w:rPr>
          <w:t>19</w:t>
        </w:r>
        <w:r>
          <w:rPr>
            <w:noProof/>
            <w:webHidden/>
          </w:rPr>
          <w:fldChar w:fldCharType="end"/>
        </w:r>
      </w:hyperlink>
    </w:p>
    <w:p w14:paraId="3B649BD5" w14:textId="7AB77E9F"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1" w:history="1">
        <w:r w:rsidRPr="00A53A6F">
          <w:rPr>
            <w:rStyle w:val="Hyperlink"/>
            <w:noProof/>
          </w:rPr>
          <w:t>10.4.2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Non-Collusion</w:t>
        </w:r>
        <w:r>
          <w:rPr>
            <w:noProof/>
            <w:webHidden/>
          </w:rPr>
          <w:tab/>
        </w:r>
        <w:r>
          <w:rPr>
            <w:noProof/>
            <w:webHidden/>
          </w:rPr>
          <w:fldChar w:fldCharType="begin"/>
        </w:r>
        <w:r>
          <w:rPr>
            <w:noProof/>
            <w:webHidden/>
          </w:rPr>
          <w:instrText xml:space="preserve"> PAGEREF _Toc218847651 \h </w:instrText>
        </w:r>
        <w:r>
          <w:rPr>
            <w:noProof/>
            <w:webHidden/>
          </w:rPr>
        </w:r>
        <w:r>
          <w:rPr>
            <w:noProof/>
            <w:webHidden/>
          </w:rPr>
          <w:fldChar w:fldCharType="separate"/>
        </w:r>
        <w:r>
          <w:rPr>
            <w:noProof/>
            <w:webHidden/>
          </w:rPr>
          <w:t>19</w:t>
        </w:r>
        <w:r>
          <w:rPr>
            <w:noProof/>
            <w:webHidden/>
          </w:rPr>
          <w:fldChar w:fldCharType="end"/>
        </w:r>
      </w:hyperlink>
    </w:p>
    <w:p w14:paraId="1DBB04A3" w14:textId="439A8370"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2" w:history="1">
        <w:r w:rsidRPr="00A53A6F">
          <w:rPr>
            <w:rStyle w:val="Hyperlink"/>
            <w:noProof/>
          </w:rPr>
          <w:t>10.4.3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Multiple Quotes</w:t>
        </w:r>
        <w:r>
          <w:rPr>
            <w:noProof/>
            <w:webHidden/>
          </w:rPr>
          <w:tab/>
        </w:r>
        <w:r>
          <w:rPr>
            <w:noProof/>
            <w:webHidden/>
          </w:rPr>
          <w:fldChar w:fldCharType="begin"/>
        </w:r>
        <w:r>
          <w:rPr>
            <w:noProof/>
            <w:webHidden/>
          </w:rPr>
          <w:instrText xml:space="preserve"> PAGEREF _Toc218847652 \h </w:instrText>
        </w:r>
        <w:r>
          <w:rPr>
            <w:noProof/>
            <w:webHidden/>
          </w:rPr>
        </w:r>
        <w:r>
          <w:rPr>
            <w:noProof/>
            <w:webHidden/>
          </w:rPr>
          <w:fldChar w:fldCharType="separate"/>
        </w:r>
        <w:r>
          <w:rPr>
            <w:noProof/>
            <w:webHidden/>
          </w:rPr>
          <w:t>19</w:t>
        </w:r>
        <w:r>
          <w:rPr>
            <w:noProof/>
            <w:webHidden/>
          </w:rPr>
          <w:fldChar w:fldCharType="end"/>
        </w:r>
      </w:hyperlink>
    </w:p>
    <w:p w14:paraId="2AAD94EB" w14:textId="4188243B"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3" w:history="1">
        <w:r w:rsidRPr="00A53A6F">
          <w:rPr>
            <w:rStyle w:val="Hyperlink"/>
            <w:noProof/>
          </w:rPr>
          <w:t>10.4.4</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Minimum Quote Duration</w:t>
        </w:r>
        <w:r>
          <w:rPr>
            <w:noProof/>
            <w:webHidden/>
          </w:rPr>
          <w:tab/>
        </w:r>
        <w:r>
          <w:rPr>
            <w:noProof/>
            <w:webHidden/>
          </w:rPr>
          <w:fldChar w:fldCharType="begin"/>
        </w:r>
        <w:r>
          <w:rPr>
            <w:noProof/>
            <w:webHidden/>
          </w:rPr>
          <w:instrText xml:space="preserve"> PAGEREF _Toc218847653 \h </w:instrText>
        </w:r>
        <w:r>
          <w:rPr>
            <w:noProof/>
            <w:webHidden/>
          </w:rPr>
        </w:r>
        <w:r>
          <w:rPr>
            <w:noProof/>
            <w:webHidden/>
          </w:rPr>
          <w:fldChar w:fldCharType="separate"/>
        </w:r>
        <w:r>
          <w:rPr>
            <w:noProof/>
            <w:webHidden/>
          </w:rPr>
          <w:t>19</w:t>
        </w:r>
        <w:r>
          <w:rPr>
            <w:noProof/>
            <w:webHidden/>
          </w:rPr>
          <w:fldChar w:fldCharType="end"/>
        </w:r>
      </w:hyperlink>
    </w:p>
    <w:p w14:paraId="6036BB95" w14:textId="79D14177"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4" w:history="1">
        <w:r w:rsidRPr="00A53A6F">
          <w:rPr>
            <w:rStyle w:val="Hyperlink"/>
            <w:noProof/>
          </w:rPr>
          <w:t>10.4.5</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Bidder’s Contact Information</w:t>
        </w:r>
        <w:r>
          <w:rPr>
            <w:noProof/>
            <w:webHidden/>
          </w:rPr>
          <w:tab/>
        </w:r>
        <w:r>
          <w:rPr>
            <w:noProof/>
            <w:webHidden/>
          </w:rPr>
          <w:fldChar w:fldCharType="begin"/>
        </w:r>
        <w:r>
          <w:rPr>
            <w:noProof/>
            <w:webHidden/>
          </w:rPr>
          <w:instrText xml:space="preserve"> PAGEREF _Toc218847654 \h </w:instrText>
        </w:r>
        <w:r>
          <w:rPr>
            <w:noProof/>
            <w:webHidden/>
          </w:rPr>
        </w:r>
        <w:r>
          <w:rPr>
            <w:noProof/>
            <w:webHidden/>
          </w:rPr>
          <w:fldChar w:fldCharType="separate"/>
        </w:r>
        <w:r>
          <w:rPr>
            <w:noProof/>
            <w:webHidden/>
          </w:rPr>
          <w:t>19</w:t>
        </w:r>
        <w:r>
          <w:rPr>
            <w:noProof/>
            <w:webHidden/>
          </w:rPr>
          <w:fldChar w:fldCharType="end"/>
        </w:r>
      </w:hyperlink>
    </w:p>
    <w:p w14:paraId="2EC73685" w14:textId="2882F1BB"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5" w:history="1">
        <w:r w:rsidRPr="00A53A6F">
          <w:rPr>
            <w:rStyle w:val="Hyperlink"/>
            <w:noProof/>
          </w:rPr>
          <w:t>10.4.6</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Ownership of Submitted Quotes</w:t>
        </w:r>
        <w:r>
          <w:rPr>
            <w:noProof/>
            <w:webHidden/>
          </w:rPr>
          <w:tab/>
        </w:r>
        <w:r>
          <w:rPr>
            <w:noProof/>
            <w:webHidden/>
          </w:rPr>
          <w:fldChar w:fldCharType="begin"/>
        </w:r>
        <w:r>
          <w:rPr>
            <w:noProof/>
            <w:webHidden/>
          </w:rPr>
          <w:instrText xml:space="preserve"> PAGEREF _Toc218847655 \h </w:instrText>
        </w:r>
        <w:r>
          <w:rPr>
            <w:noProof/>
            <w:webHidden/>
          </w:rPr>
        </w:r>
        <w:r>
          <w:rPr>
            <w:noProof/>
            <w:webHidden/>
          </w:rPr>
          <w:fldChar w:fldCharType="separate"/>
        </w:r>
        <w:r>
          <w:rPr>
            <w:noProof/>
            <w:webHidden/>
          </w:rPr>
          <w:t>19</w:t>
        </w:r>
        <w:r>
          <w:rPr>
            <w:noProof/>
            <w:webHidden/>
          </w:rPr>
          <w:fldChar w:fldCharType="end"/>
        </w:r>
      </w:hyperlink>
    </w:p>
    <w:p w14:paraId="2B835BAB" w14:textId="50F9DAB5"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6" w:history="1">
        <w:r w:rsidRPr="00A53A6F">
          <w:rPr>
            <w:rStyle w:val="Hyperlink"/>
            <w:noProof/>
          </w:rPr>
          <w:t>10.4.7</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Prohibitions</w:t>
        </w:r>
        <w:r>
          <w:rPr>
            <w:noProof/>
            <w:webHidden/>
          </w:rPr>
          <w:tab/>
        </w:r>
        <w:r>
          <w:rPr>
            <w:noProof/>
            <w:webHidden/>
          </w:rPr>
          <w:fldChar w:fldCharType="begin"/>
        </w:r>
        <w:r>
          <w:rPr>
            <w:noProof/>
            <w:webHidden/>
          </w:rPr>
          <w:instrText xml:space="preserve"> PAGEREF _Toc218847656 \h </w:instrText>
        </w:r>
        <w:r>
          <w:rPr>
            <w:noProof/>
            <w:webHidden/>
          </w:rPr>
        </w:r>
        <w:r>
          <w:rPr>
            <w:noProof/>
            <w:webHidden/>
          </w:rPr>
          <w:fldChar w:fldCharType="separate"/>
        </w:r>
        <w:r>
          <w:rPr>
            <w:noProof/>
            <w:webHidden/>
          </w:rPr>
          <w:t>19</w:t>
        </w:r>
        <w:r>
          <w:rPr>
            <w:noProof/>
            <w:webHidden/>
          </w:rPr>
          <w:fldChar w:fldCharType="end"/>
        </w:r>
      </w:hyperlink>
    </w:p>
    <w:p w14:paraId="6960704E" w14:textId="1A8BD790"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7" w:history="1">
        <w:r w:rsidRPr="00A53A6F">
          <w:rPr>
            <w:rStyle w:val="Hyperlink"/>
            <w:noProof/>
          </w:rPr>
          <w:t>10.4.8</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Public Records Law</w:t>
        </w:r>
        <w:r>
          <w:rPr>
            <w:noProof/>
            <w:webHidden/>
          </w:rPr>
          <w:tab/>
        </w:r>
        <w:r>
          <w:rPr>
            <w:noProof/>
            <w:webHidden/>
          </w:rPr>
          <w:fldChar w:fldCharType="begin"/>
        </w:r>
        <w:r>
          <w:rPr>
            <w:noProof/>
            <w:webHidden/>
          </w:rPr>
          <w:instrText xml:space="preserve"> PAGEREF _Toc218847657 \h </w:instrText>
        </w:r>
        <w:r>
          <w:rPr>
            <w:noProof/>
            <w:webHidden/>
          </w:rPr>
        </w:r>
        <w:r>
          <w:rPr>
            <w:noProof/>
            <w:webHidden/>
          </w:rPr>
          <w:fldChar w:fldCharType="separate"/>
        </w:r>
        <w:r>
          <w:rPr>
            <w:noProof/>
            <w:webHidden/>
          </w:rPr>
          <w:t>19</w:t>
        </w:r>
        <w:r>
          <w:rPr>
            <w:noProof/>
            <w:webHidden/>
          </w:rPr>
          <w:fldChar w:fldCharType="end"/>
        </w:r>
      </w:hyperlink>
    </w:p>
    <w:p w14:paraId="33C16197" w14:textId="0C732844"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58" w:history="1">
        <w:r w:rsidRPr="00A53A6F">
          <w:rPr>
            <w:rStyle w:val="Hyperlink"/>
            <w:noProof/>
          </w:rPr>
          <w:t>10.4.9</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Reasonable Accommodation</w:t>
        </w:r>
        <w:r>
          <w:rPr>
            <w:noProof/>
            <w:webHidden/>
          </w:rPr>
          <w:tab/>
        </w:r>
        <w:r>
          <w:rPr>
            <w:noProof/>
            <w:webHidden/>
          </w:rPr>
          <w:fldChar w:fldCharType="begin"/>
        </w:r>
        <w:r>
          <w:rPr>
            <w:noProof/>
            <w:webHidden/>
          </w:rPr>
          <w:instrText xml:space="preserve"> PAGEREF _Toc218847658 \h </w:instrText>
        </w:r>
        <w:r>
          <w:rPr>
            <w:noProof/>
            <w:webHidden/>
          </w:rPr>
        </w:r>
        <w:r>
          <w:rPr>
            <w:noProof/>
            <w:webHidden/>
          </w:rPr>
          <w:fldChar w:fldCharType="separate"/>
        </w:r>
        <w:r>
          <w:rPr>
            <w:noProof/>
            <w:webHidden/>
          </w:rPr>
          <w:t>19</w:t>
        </w:r>
        <w:r>
          <w:rPr>
            <w:noProof/>
            <w:webHidden/>
          </w:rPr>
          <w:fldChar w:fldCharType="end"/>
        </w:r>
      </w:hyperlink>
    </w:p>
    <w:p w14:paraId="1CC99DFF" w14:textId="795D5E53"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59" w:history="1">
        <w:r w:rsidRPr="00A53A6F">
          <w:rPr>
            <w:rStyle w:val="Hyperlink"/>
            <w:noProof/>
          </w:rPr>
          <w:t>11</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Requirements for doing business after contract award</w:t>
        </w:r>
        <w:r>
          <w:rPr>
            <w:noProof/>
            <w:webHidden/>
          </w:rPr>
          <w:tab/>
        </w:r>
        <w:r>
          <w:rPr>
            <w:noProof/>
            <w:webHidden/>
          </w:rPr>
          <w:fldChar w:fldCharType="begin"/>
        </w:r>
        <w:r>
          <w:rPr>
            <w:noProof/>
            <w:webHidden/>
          </w:rPr>
          <w:instrText xml:space="preserve"> PAGEREF _Toc218847659 \h </w:instrText>
        </w:r>
        <w:r>
          <w:rPr>
            <w:noProof/>
            <w:webHidden/>
          </w:rPr>
        </w:r>
        <w:r>
          <w:rPr>
            <w:noProof/>
            <w:webHidden/>
          </w:rPr>
          <w:fldChar w:fldCharType="separate"/>
        </w:r>
        <w:r>
          <w:rPr>
            <w:noProof/>
            <w:webHidden/>
          </w:rPr>
          <w:t>20</w:t>
        </w:r>
        <w:r>
          <w:rPr>
            <w:noProof/>
            <w:webHidden/>
          </w:rPr>
          <w:fldChar w:fldCharType="end"/>
        </w:r>
      </w:hyperlink>
    </w:p>
    <w:p w14:paraId="7DBF05B1" w14:textId="1345A30D"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60" w:history="1">
        <w:r w:rsidRPr="00A53A6F">
          <w:rPr>
            <w:rStyle w:val="Hyperlink"/>
            <w:noProof/>
          </w:rPr>
          <w:t>11.1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Required Forms</w:t>
        </w:r>
        <w:r>
          <w:rPr>
            <w:noProof/>
            <w:webHidden/>
          </w:rPr>
          <w:tab/>
        </w:r>
        <w:r>
          <w:rPr>
            <w:noProof/>
            <w:webHidden/>
          </w:rPr>
          <w:fldChar w:fldCharType="begin"/>
        </w:r>
        <w:r>
          <w:rPr>
            <w:noProof/>
            <w:webHidden/>
          </w:rPr>
          <w:instrText xml:space="preserve"> PAGEREF _Toc218847660 \h </w:instrText>
        </w:r>
        <w:r>
          <w:rPr>
            <w:noProof/>
            <w:webHidden/>
          </w:rPr>
        </w:r>
        <w:r>
          <w:rPr>
            <w:noProof/>
            <w:webHidden/>
          </w:rPr>
          <w:fldChar w:fldCharType="separate"/>
        </w:r>
        <w:r>
          <w:rPr>
            <w:noProof/>
            <w:webHidden/>
          </w:rPr>
          <w:t>20</w:t>
        </w:r>
        <w:r>
          <w:rPr>
            <w:noProof/>
            <w:webHidden/>
          </w:rPr>
          <w:fldChar w:fldCharType="end"/>
        </w:r>
      </w:hyperlink>
    </w:p>
    <w:p w14:paraId="244A5123" w14:textId="42C9EDD0"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61" w:history="1">
        <w:r w:rsidRPr="00A53A6F">
          <w:rPr>
            <w:rStyle w:val="Hyperlink"/>
            <w:noProof/>
          </w:rPr>
          <w:t>11.2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Use of COMMBUYS</w:t>
        </w:r>
        <w:r>
          <w:rPr>
            <w:noProof/>
            <w:webHidden/>
          </w:rPr>
          <w:tab/>
        </w:r>
        <w:r>
          <w:rPr>
            <w:noProof/>
            <w:webHidden/>
          </w:rPr>
          <w:fldChar w:fldCharType="begin"/>
        </w:r>
        <w:r>
          <w:rPr>
            <w:noProof/>
            <w:webHidden/>
          </w:rPr>
          <w:instrText xml:space="preserve"> PAGEREF _Toc218847661 \h </w:instrText>
        </w:r>
        <w:r>
          <w:rPr>
            <w:noProof/>
            <w:webHidden/>
          </w:rPr>
        </w:r>
        <w:r>
          <w:rPr>
            <w:noProof/>
            <w:webHidden/>
          </w:rPr>
          <w:fldChar w:fldCharType="separate"/>
        </w:r>
        <w:r>
          <w:rPr>
            <w:noProof/>
            <w:webHidden/>
          </w:rPr>
          <w:t>20</w:t>
        </w:r>
        <w:r>
          <w:rPr>
            <w:noProof/>
            <w:webHidden/>
          </w:rPr>
          <w:fldChar w:fldCharType="end"/>
        </w:r>
      </w:hyperlink>
    </w:p>
    <w:p w14:paraId="52176CAD" w14:textId="5B19DE8E"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62" w:history="1">
        <w:r w:rsidRPr="00A53A6F">
          <w:rPr>
            <w:rStyle w:val="Hyperlink"/>
            <w:noProof/>
          </w:rPr>
          <w:t>11.3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Changes to Contractor’s information</w:t>
        </w:r>
        <w:r>
          <w:rPr>
            <w:noProof/>
            <w:webHidden/>
          </w:rPr>
          <w:tab/>
        </w:r>
        <w:r>
          <w:rPr>
            <w:noProof/>
            <w:webHidden/>
          </w:rPr>
          <w:fldChar w:fldCharType="begin"/>
        </w:r>
        <w:r>
          <w:rPr>
            <w:noProof/>
            <w:webHidden/>
          </w:rPr>
          <w:instrText xml:space="preserve"> PAGEREF _Toc218847662 \h </w:instrText>
        </w:r>
        <w:r>
          <w:rPr>
            <w:noProof/>
            <w:webHidden/>
          </w:rPr>
        </w:r>
        <w:r>
          <w:rPr>
            <w:noProof/>
            <w:webHidden/>
          </w:rPr>
          <w:fldChar w:fldCharType="separate"/>
        </w:r>
        <w:r>
          <w:rPr>
            <w:noProof/>
            <w:webHidden/>
          </w:rPr>
          <w:t>20</w:t>
        </w:r>
        <w:r>
          <w:rPr>
            <w:noProof/>
            <w:webHidden/>
          </w:rPr>
          <w:fldChar w:fldCharType="end"/>
        </w:r>
      </w:hyperlink>
    </w:p>
    <w:p w14:paraId="67B11531" w14:textId="4908F8FF"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63" w:history="1">
        <w:r w:rsidRPr="00A53A6F">
          <w:rPr>
            <w:rStyle w:val="Hyperlink"/>
            <w:noProof/>
          </w:rPr>
          <w:t>11.3.1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Contractor account team</w:t>
        </w:r>
        <w:r>
          <w:rPr>
            <w:noProof/>
            <w:webHidden/>
          </w:rPr>
          <w:tab/>
        </w:r>
        <w:r>
          <w:rPr>
            <w:noProof/>
            <w:webHidden/>
          </w:rPr>
          <w:fldChar w:fldCharType="begin"/>
        </w:r>
        <w:r>
          <w:rPr>
            <w:noProof/>
            <w:webHidden/>
          </w:rPr>
          <w:instrText xml:space="preserve"> PAGEREF _Toc218847663 \h </w:instrText>
        </w:r>
        <w:r>
          <w:rPr>
            <w:noProof/>
            <w:webHidden/>
          </w:rPr>
        </w:r>
        <w:r>
          <w:rPr>
            <w:noProof/>
            <w:webHidden/>
          </w:rPr>
          <w:fldChar w:fldCharType="separate"/>
        </w:r>
        <w:r>
          <w:rPr>
            <w:noProof/>
            <w:webHidden/>
          </w:rPr>
          <w:t>20</w:t>
        </w:r>
        <w:r>
          <w:rPr>
            <w:noProof/>
            <w:webHidden/>
          </w:rPr>
          <w:fldChar w:fldCharType="end"/>
        </w:r>
      </w:hyperlink>
    </w:p>
    <w:p w14:paraId="0F86EBAB" w14:textId="0DBBFE30"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64" w:history="1">
        <w:r w:rsidRPr="00A53A6F">
          <w:rPr>
            <w:rStyle w:val="Hyperlink"/>
            <w:noProof/>
          </w:rPr>
          <w:t>11.4</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Contract Cost Compliance Verification</w:t>
        </w:r>
        <w:r>
          <w:rPr>
            <w:noProof/>
            <w:webHidden/>
          </w:rPr>
          <w:tab/>
        </w:r>
        <w:r>
          <w:rPr>
            <w:noProof/>
            <w:webHidden/>
          </w:rPr>
          <w:fldChar w:fldCharType="begin"/>
        </w:r>
        <w:r>
          <w:rPr>
            <w:noProof/>
            <w:webHidden/>
          </w:rPr>
          <w:instrText xml:space="preserve"> PAGEREF _Toc218847664 \h </w:instrText>
        </w:r>
        <w:r>
          <w:rPr>
            <w:noProof/>
            <w:webHidden/>
          </w:rPr>
        </w:r>
        <w:r>
          <w:rPr>
            <w:noProof/>
            <w:webHidden/>
          </w:rPr>
          <w:fldChar w:fldCharType="separate"/>
        </w:r>
        <w:r>
          <w:rPr>
            <w:noProof/>
            <w:webHidden/>
          </w:rPr>
          <w:t>21</w:t>
        </w:r>
        <w:r>
          <w:rPr>
            <w:noProof/>
            <w:webHidden/>
          </w:rPr>
          <w:fldChar w:fldCharType="end"/>
        </w:r>
      </w:hyperlink>
    </w:p>
    <w:p w14:paraId="460BC40E" w14:textId="7CB809C7"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65" w:history="1">
        <w:r w:rsidRPr="00A53A6F">
          <w:rPr>
            <w:rStyle w:val="Hyperlink"/>
            <w:noProof/>
          </w:rPr>
          <w:t>11.4.1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Submission of Documentation</w:t>
        </w:r>
        <w:r>
          <w:rPr>
            <w:noProof/>
            <w:webHidden/>
          </w:rPr>
          <w:tab/>
        </w:r>
        <w:r>
          <w:rPr>
            <w:noProof/>
            <w:webHidden/>
          </w:rPr>
          <w:fldChar w:fldCharType="begin"/>
        </w:r>
        <w:r>
          <w:rPr>
            <w:noProof/>
            <w:webHidden/>
          </w:rPr>
          <w:instrText xml:space="preserve"> PAGEREF _Toc218847665 \h </w:instrText>
        </w:r>
        <w:r>
          <w:rPr>
            <w:noProof/>
            <w:webHidden/>
          </w:rPr>
        </w:r>
        <w:r>
          <w:rPr>
            <w:noProof/>
            <w:webHidden/>
          </w:rPr>
          <w:fldChar w:fldCharType="separate"/>
        </w:r>
        <w:r>
          <w:rPr>
            <w:noProof/>
            <w:webHidden/>
          </w:rPr>
          <w:t>21</w:t>
        </w:r>
        <w:r>
          <w:rPr>
            <w:noProof/>
            <w:webHidden/>
          </w:rPr>
          <w:fldChar w:fldCharType="end"/>
        </w:r>
      </w:hyperlink>
    </w:p>
    <w:p w14:paraId="4C6D2B1F" w14:textId="54F31A0F"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66" w:history="1">
        <w:r w:rsidRPr="00A53A6F">
          <w:rPr>
            <w:rStyle w:val="Hyperlink"/>
            <w:noProof/>
          </w:rPr>
          <w:t>11.4.2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Adding commodities and/or services only in accordance with the  Contract</w:t>
        </w:r>
        <w:r>
          <w:rPr>
            <w:noProof/>
            <w:webHidden/>
          </w:rPr>
          <w:tab/>
        </w:r>
        <w:r>
          <w:rPr>
            <w:noProof/>
            <w:webHidden/>
          </w:rPr>
          <w:fldChar w:fldCharType="begin"/>
        </w:r>
        <w:r>
          <w:rPr>
            <w:noProof/>
            <w:webHidden/>
          </w:rPr>
          <w:instrText xml:space="preserve"> PAGEREF _Toc218847666 \h </w:instrText>
        </w:r>
        <w:r>
          <w:rPr>
            <w:noProof/>
            <w:webHidden/>
          </w:rPr>
        </w:r>
        <w:r>
          <w:rPr>
            <w:noProof/>
            <w:webHidden/>
          </w:rPr>
          <w:fldChar w:fldCharType="separate"/>
        </w:r>
        <w:r>
          <w:rPr>
            <w:noProof/>
            <w:webHidden/>
          </w:rPr>
          <w:t>21</w:t>
        </w:r>
        <w:r>
          <w:rPr>
            <w:noProof/>
            <w:webHidden/>
          </w:rPr>
          <w:fldChar w:fldCharType="end"/>
        </w:r>
      </w:hyperlink>
    </w:p>
    <w:p w14:paraId="131C1C88" w14:textId="3F16962B"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67" w:history="1">
        <w:r w:rsidRPr="00A53A6F">
          <w:rPr>
            <w:rStyle w:val="Hyperlink"/>
            <w:noProof/>
          </w:rPr>
          <w:t>11.5</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Vendor Relationship Management</w:t>
        </w:r>
        <w:r>
          <w:rPr>
            <w:noProof/>
            <w:webHidden/>
          </w:rPr>
          <w:tab/>
        </w:r>
        <w:r>
          <w:rPr>
            <w:noProof/>
            <w:webHidden/>
          </w:rPr>
          <w:fldChar w:fldCharType="begin"/>
        </w:r>
        <w:r>
          <w:rPr>
            <w:noProof/>
            <w:webHidden/>
          </w:rPr>
          <w:instrText xml:space="preserve"> PAGEREF _Toc218847667 \h </w:instrText>
        </w:r>
        <w:r>
          <w:rPr>
            <w:noProof/>
            <w:webHidden/>
          </w:rPr>
        </w:r>
        <w:r>
          <w:rPr>
            <w:noProof/>
            <w:webHidden/>
          </w:rPr>
          <w:fldChar w:fldCharType="separate"/>
        </w:r>
        <w:r>
          <w:rPr>
            <w:noProof/>
            <w:webHidden/>
          </w:rPr>
          <w:t>21</w:t>
        </w:r>
        <w:r>
          <w:rPr>
            <w:noProof/>
            <w:webHidden/>
          </w:rPr>
          <w:fldChar w:fldCharType="end"/>
        </w:r>
      </w:hyperlink>
    </w:p>
    <w:p w14:paraId="387F3FD5" w14:textId="6E775D21"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68" w:history="1">
        <w:r w:rsidRPr="00A53A6F">
          <w:rPr>
            <w:rStyle w:val="Hyperlink"/>
            <w:noProof/>
          </w:rPr>
          <w:t>11.6</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Performance Measures</w:t>
        </w:r>
        <w:r>
          <w:rPr>
            <w:noProof/>
            <w:webHidden/>
          </w:rPr>
          <w:tab/>
        </w:r>
        <w:r>
          <w:rPr>
            <w:noProof/>
            <w:webHidden/>
          </w:rPr>
          <w:fldChar w:fldCharType="begin"/>
        </w:r>
        <w:r>
          <w:rPr>
            <w:noProof/>
            <w:webHidden/>
          </w:rPr>
          <w:instrText xml:space="preserve"> PAGEREF _Toc218847668 \h </w:instrText>
        </w:r>
        <w:r>
          <w:rPr>
            <w:noProof/>
            <w:webHidden/>
          </w:rPr>
        </w:r>
        <w:r>
          <w:rPr>
            <w:noProof/>
            <w:webHidden/>
          </w:rPr>
          <w:fldChar w:fldCharType="separate"/>
        </w:r>
        <w:r>
          <w:rPr>
            <w:noProof/>
            <w:webHidden/>
          </w:rPr>
          <w:t>21</w:t>
        </w:r>
        <w:r>
          <w:rPr>
            <w:noProof/>
            <w:webHidden/>
          </w:rPr>
          <w:fldChar w:fldCharType="end"/>
        </w:r>
      </w:hyperlink>
    </w:p>
    <w:p w14:paraId="04C0B197" w14:textId="6EE282DD"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69" w:history="1">
        <w:r w:rsidRPr="00A53A6F">
          <w:rPr>
            <w:rStyle w:val="Hyperlink"/>
            <w:noProof/>
          </w:rPr>
          <w:t>11.6.1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Continued qualification based on performance</w:t>
        </w:r>
        <w:r>
          <w:rPr>
            <w:noProof/>
            <w:webHidden/>
          </w:rPr>
          <w:tab/>
        </w:r>
        <w:r>
          <w:rPr>
            <w:noProof/>
            <w:webHidden/>
          </w:rPr>
          <w:fldChar w:fldCharType="begin"/>
        </w:r>
        <w:r>
          <w:rPr>
            <w:noProof/>
            <w:webHidden/>
          </w:rPr>
          <w:instrText xml:space="preserve"> PAGEREF _Toc218847669 \h </w:instrText>
        </w:r>
        <w:r>
          <w:rPr>
            <w:noProof/>
            <w:webHidden/>
          </w:rPr>
        </w:r>
        <w:r>
          <w:rPr>
            <w:noProof/>
            <w:webHidden/>
          </w:rPr>
          <w:fldChar w:fldCharType="separate"/>
        </w:r>
        <w:r>
          <w:rPr>
            <w:noProof/>
            <w:webHidden/>
          </w:rPr>
          <w:t>21</w:t>
        </w:r>
        <w:r>
          <w:rPr>
            <w:noProof/>
            <w:webHidden/>
          </w:rPr>
          <w:fldChar w:fldCharType="end"/>
        </w:r>
      </w:hyperlink>
    </w:p>
    <w:p w14:paraId="6F698DD9" w14:textId="0972CFD2"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70" w:history="1">
        <w:r w:rsidRPr="00A53A6F">
          <w:rPr>
            <w:rStyle w:val="Hyperlink"/>
            <w:noProof/>
          </w:rPr>
          <w:t>11.6.2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Failure to perform contractual obligations</w:t>
        </w:r>
        <w:r>
          <w:rPr>
            <w:noProof/>
            <w:webHidden/>
          </w:rPr>
          <w:tab/>
        </w:r>
        <w:r>
          <w:rPr>
            <w:noProof/>
            <w:webHidden/>
          </w:rPr>
          <w:fldChar w:fldCharType="begin"/>
        </w:r>
        <w:r>
          <w:rPr>
            <w:noProof/>
            <w:webHidden/>
          </w:rPr>
          <w:instrText xml:space="preserve"> PAGEREF _Toc218847670 \h </w:instrText>
        </w:r>
        <w:r>
          <w:rPr>
            <w:noProof/>
            <w:webHidden/>
          </w:rPr>
        </w:r>
        <w:r>
          <w:rPr>
            <w:noProof/>
            <w:webHidden/>
          </w:rPr>
          <w:fldChar w:fldCharType="separate"/>
        </w:r>
        <w:r>
          <w:rPr>
            <w:noProof/>
            <w:webHidden/>
          </w:rPr>
          <w:t>21</w:t>
        </w:r>
        <w:r>
          <w:rPr>
            <w:noProof/>
            <w:webHidden/>
          </w:rPr>
          <w:fldChar w:fldCharType="end"/>
        </w:r>
      </w:hyperlink>
    </w:p>
    <w:p w14:paraId="3F73AD2D" w14:textId="291C0508"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71" w:history="1">
        <w:r w:rsidRPr="00A53A6F">
          <w:rPr>
            <w:rStyle w:val="Hyperlink"/>
            <w:noProof/>
          </w:rPr>
          <w:t>11.7</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Adding additional contractors</w:t>
        </w:r>
        <w:r>
          <w:rPr>
            <w:noProof/>
            <w:webHidden/>
          </w:rPr>
          <w:tab/>
        </w:r>
        <w:r>
          <w:rPr>
            <w:noProof/>
            <w:webHidden/>
          </w:rPr>
          <w:fldChar w:fldCharType="begin"/>
        </w:r>
        <w:r>
          <w:rPr>
            <w:noProof/>
            <w:webHidden/>
          </w:rPr>
          <w:instrText xml:space="preserve"> PAGEREF _Toc218847671 \h </w:instrText>
        </w:r>
        <w:r>
          <w:rPr>
            <w:noProof/>
            <w:webHidden/>
          </w:rPr>
        </w:r>
        <w:r>
          <w:rPr>
            <w:noProof/>
            <w:webHidden/>
          </w:rPr>
          <w:fldChar w:fldCharType="separate"/>
        </w:r>
        <w:r>
          <w:rPr>
            <w:noProof/>
            <w:webHidden/>
          </w:rPr>
          <w:t>22</w:t>
        </w:r>
        <w:r>
          <w:rPr>
            <w:noProof/>
            <w:webHidden/>
          </w:rPr>
          <w:fldChar w:fldCharType="end"/>
        </w:r>
      </w:hyperlink>
    </w:p>
    <w:p w14:paraId="53C76E30" w14:textId="31EE7169"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72" w:history="1">
        <w:r w:rsidRPr="00A53A6F">
          <w:rPr>
            <w:rStyle w:val="Hyperlink"/>
            <w:noProof/>
          </w:rPr>
          <w:t>11.8</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Audit</w:t>
        </w:r>
        <w:r>
          <w:rPr>
            <w:noProof/>
            <w:webHidden/>
          </w:rPr>
          <w:tab/>
        </w:r>
        <w:r>
          <w:rPr>
            <w:noProof/>
            <w:webHidden/>
          </w:rPr>
          <w:fldChar w:fldCharType="begin"/>
        </w:r>
        <w:r>
          <w:rPr>
            <w:noProof/>
            <w:webHidden/>
          </w:rPr>
          <w:instrText xml:space="preserve"> PAGEREF _Toc218847672 \h </w:instrText>
        </w:r>
        <w:r>
          <w:rPr>
            <w:noProof/>
            <w:webHidden/>
          </w:rPr>
        </w:r>
        <w:r>
          <w:rPr>
            <w:noProof/>
            <w:webHidden/>
          </w:rPr>
          <w:fldChar w:fldCharType="separate"/>
        </w:r>
        <w:r>
          <w:rPr>
            <w:noProof/>
            <w:webHidden/>
          </w:rPr>
          <w:t>22</w:t>
        </w:r>
        <w:r>
          <w:rPr>
            <w:noProof/>
            <w:webHidden/>
          </w:rPr>
          <w:fldChar w:fldCharType="end"/>
        </w:r>
      </w:hyperlink>
    </w:p>
    <w:p w14:paraId="24DB1549" w14:textId="3F22B18C"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73" w:history="1">
        <w:r w:rsidRPr="00A53A6F">
          <w:rPr>
            <w:rStyle w:val="Hyperlink"/>
            <w:noProof/>
          </w:rPr>
          <w:t>11.9</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Payment Related Terms</w:t>
        </w:r>
        <w:r>
          <w:rPr>
            <w:noProof/>
            <w:webHidden/>
          </w:rPr>
          <w:tab/>
        </w:r>
        <w:r>
          <w:rPr>
            <w:noProof/>
            <w:webHidden/>
          </w:rPr>
          <w:fldChar w:fldCharType="begin"/>
        </w:r>
        <w:r>
          <w:rPr>
            <w:noProof/>
            <w:webHidden/>
          </w:rPr>
          <w:instrText xml:space="preserve"> PAGEREF _Toc218847673 \h </w:instrText>
        </w:r>
        <w:r>
          <w:rPr>
            <w:noProof/>
            <w:webHidden/>
          </w:rPr>
        </w:r>
        <w:r>
          <w:rPr>
            <w:noProof/>
            <w:webHidden/>
          </w:rPr>
          <w:fldChar w:fldCharType="separate"/>
        </w:r>
        <w:r>
          <w:rPr>
            <w:noProof/>
            <w:webHidden/>
          </w:rPr>
          <w:t>22</w:t>
        </w:r>
        <w:r>
          <w:rPr>
            <w:noProof/>
            <w:webHidden/>
          </w:rPr>
          <w:fldChar w:fldCharType="end"/>
        </w:r>
      </w:hyperlink>
    </w:p>
    <w:p w14:paraId="03CC4FF0" w14:textId="3960A6DF"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74" w:history="1">
        <w:r w:rsidRPr="00A53A6F">
          <w:rPr>
            <w:rStyle w:val="Hyperlink"/>
            <w:noProof/>
          </w:rPr>
          <w:t>11.9.1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Bill Payment</w:t>
        </w:r>
        <w:r>
          <w:rPr>
            <w:noProof/>
            <w:webHidden/>
          </w:rPr>
          <w:tab/>
        </w:r>
        <w:r>
          <w:rPr>
            <w:noProof/>
            <w:webHidden/>
          </w:rPr>
          <w:fldChar w:fldCharType="begin"/>
        </w:r>
        <w:r>
          <w:rPr>
            <w:noProof/>
            <w:webHidden/>
          </w:rPr>
          <w:instrText xml:space="preserve"> PAGEREF _Toc218847674 \h </w:instrText>
        </w:r>
        <w:r>
          <w:rPr>
            <w:noProof/>
            <w:webHidden/>
          </w:rPr>
        </w:r>
        <w:r>
          <w:rPr>
            <w:noProof/>
            <w:webHidden/>
          </w:rPr>
          <w:fldChar w:fldCharType="separate"/>
        </w:r>
        <w:r>
          <w:rPr>
            <w:noProof/>
            <w:webHidden/>
          </w:rPr>
          <w:t>22</w:t>
        </w:r>
        <w:r>
          <w:rPr>
            <w:noProof/>
            <w:webHidden/>
          </w:rPr>
          <w:fldChar w:fldCharType="end"/>
        </w:r>
      </w:hyperlink>
    </w:p>
    <w:p w14:paraId="5023696D" w14:textId="1C2833FD"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75" w:history="1">
        <w:r w:rsidRPr="00A53A6F">
          <w:rPr>
            <w:rStyle w:val="Hyperlink"/>
            <w:noProof/>
          </w:rPr>
          <w:t>11.9.2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Late Payment Fees</w:t>
        </w:r>
        <w:r>
          <w:rPr>
            <w:noProof/>
            <w:webHidden/>
          </w:rPr>
          <w:tab/>
        </w:r>
        <w:r>
          <w:rPr>
            <w:noProof/>
            <w:webHidden/>
          </w:rPr>
          <w:fldChar w:fldCharType="begin"/>
        </w:r>
        <w:r>
          <w:rPr>
            <w:noProof/>
            <w:webHidden/>
          </w:rPr>
          <w:instrText xml:space="preserve"> PAGEREF _Toc218847675 \h </w:instrText>
        </w:r>
        <w:r>
          <w:rPr>
            <w:noProof/>
            <w:webHidden/>
          </w:rPr>
        </w:r>
        <w:r>
          <w:rPr>
            <w:noProof/>
            <w:webHidden/>
          </w:rPr>
          <w:fldChar w:fldCharType="separate"/>
        </w:r>
        <w:r>
          <w:rPr>
            <w:noProof/>
            <w:webHidden/>
          </w:rPr>
          <w:t>22</w:t>
        </w:r>
        <w:r>
          <w:rPr>
            <w:noProof/>
            <w:webHidden/>
          </w:rPr>
          <w:fldChar w:fldCharType="end"/>
        </w:r>
      </w:hyperlink>
    </w:p>
    <w:p w14:paraId="7990601F" w14:textId="57C42776"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76" w:history="1">
        <w:r w:rsidRPr="00A53A6F">
          <w:rPr>
            <w:rStyle w:val="Hyperlink"/>
            <w:noProof/>
          </w:rPr>
          <w:t>11.9.3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Electronic Funds Transfer (EFT)</w:t>
        </w:r>
        <w:r>
          <w:rPr>
            <w:noProof/>
            <w:webHidden/>
          </w:rPr>
          <w:tab/>
        </w:r>
        <w:r>
          <w:rPr>
            <w:noProof/>
            <w:webHidden/>
          </w:rPr>
          <w:fldChar w:fldCharType="begin"/>
        </w:r>
        <w:r>
          <w:rPr>
            <w:noProof/>
            <w:webHidden/>
          </w:rPr>
          <w:instrText xml:space="preserve"> PAGEREF _Toc218847676 \h </w:instrText>
        </w:r>
        <w:r>
          <w:rPr>
            <w:noProof/>
            <w:webHidden/>
          </w:rPr>
        </w:r>
        <w:r>
          <w:rPr>
            <w:noProof/>
            <w:webHidden/>
          </w:rPr>
          <w:fldChar w:fldCharType="separate"/>
        </w:r>
        <w:r>
          <w:rPr>
            <w:noProof/>
            <w:webHidden/>
          </w:rPr>
          <w:t>23</w:t>
        </w:r>
        <w:r>
          <w:rPr>
            <w:noProof/>
            <w:webHidden/>
          </w:rPr>
          <w:fldChar w:fldCharType="end"/>
        </w:r>
      </w:hyperlink>
    </w:p>
    <w:p w14:paraId="32C48A30" w14:textId="5190292A"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77" w:history="1">
        <w:r w:rsidRPr="00A53A6F">
          <w:rPr>
            <w:rStyle w:val="Hyperlink"/>
            <w:noProof/>
          </w:rPr>
          <w:t>11.9.4</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Creditworthiness</w:t>
        </w:r>
        <w:r>
          <w:rPr>
            <w:noProof/>
            <w:webHidden/>
          </w:rPr>
          <w:tab/>
        </w:r>
        <w:r>
          <w:rPr>
            <w:noProof/>
            <w:webHidden/>
          </w:rPr>
          <w:fldChar w:fldCharType="begin"/>
        </w:r>
        <w:r>
          <w:rPr>
            <w:noProof/>
            <w:webHidden/>
          </w:rPr>
          <w:instrText xml:space="preserve"> PAGEREF _Toc218847677 \h </w:instrText>
        </w:r>
        <w:r>
          <w:rPr>
            <w:noProof/>
            <w:webHidden/>
          </w:rPr>
        </w:r>
        <w:r>
          <w:rPr>
            <w:noProof/>
            <w:webHidden/>
          </w:rPr>
          <w:fldChar w:fldCharType="separate"/>
        </w:r>
        <w:r>
          <w:rPr>
            <w:noProof/>
            <w:webHidden/>
          </w:rPr>
          <w:t>23</w:t>
        </w:r>
        <w:r>
          <w:rPr>
            <w:noProof/>
            <w:webHidden/>
          </w:rPr>
          <w:fldChar w:fldCharType="end"/>
        </w:r>
      </w:hyperlink>
    </w:p>
    <w:p w14:paraId="38F60FE8" w14:textId="59C41E0F"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78" w:history="1">
        <w:r w:rsidRPr="00A53A6F">
          <w:rPr>
            <w:rStyle w:val="Hyperlink"/>
            <w:noProof/>
          </w:rPr>
          <w:t>11.9.5</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Tax Exemption</w:t>
        </w:r>
        <w:r>
          <w:rPr>
            <w:noProof/>
            <w:webHidden/>
          </w:rPr>
          <w:tab/>
        </w:r>
        <w:r>
          <w:rPr>
            <w:noProof/>
            <w:webHidden/>
          </w:rPr>
          <w:fldChar w:fldCharType="begin"/>
        </w:r>
        <w:r>
          <w:rPr>
            <w:noProof/>
            <w:webHidden/>
          </w:rPr>
          <w:instrText xml:space="preserve"> PAGEREF _Toc218847678 \h </w:instrText>
        </w:r>
        <w:r>
          <w:rPr>
            <w:noProof/>
            <w:webHidden/>
          </w:rPr>
        </w:r>
        <w:r>
          <w:rPr>
            <w:noProof/>
            <w:webHidden/>
          </w:rPr>
          <w:fldChar w:fldCharType="separate"/>
        </w:r>
        <w:r>
          <w:rPr>
            <w:noProof/>
            <w:webHidden/>
          </w:rPr>
          <w:t>23</w:t>
        </w:r>
        <w:r>
          <w:rPr>
            <w:noProof/>
            <w:webHidden/>
          </w:rPr>
          <w:fldChar w:fldCharType="end"/>
        </w:r>
      </w:hyperlink>
    </w:p>
    <w:p w14:paraId="52CD0129" w14:textId="59061688"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79" w:history="1">
        <w:r w:rsidRPr="00A53A6F">
          <w:rPr>
            <w:rStyle w:val="Hyperlink"/>
            <w:noProof/>
          </w:rPr>
          <w:t>12</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RFR APPENDICES</w:t>
        </w:r>
        <w:r>
          <w:rPr>
            <w:noProof/>
            <w:webHidden/>
          </w:rPr>
          <w:tab/>
        </w:r>
        <w:r>
          <w:rPr>
            <w:noProof/>
            <w:webHidden/>
          </w:rPr>
          <w:fldChar w:fldCharType="begin"/>
        </w:r>
        <w:r>
          <w:rPr>
            <w:noProof/>
            <w:webHidden/>
          </w:rPr>
          <w:instrText xml:space="preserve"> PAGEREF _Toc218847679 \h </w:instrText>
        </w:r>
        <w:r>
          <w:rPr>
            <w:noProof/>
            <w:webHidden/>
          </w:rPr>
        </w:r>
        <w:r>
          <w:rPr>
            <w:noProof/>
            <w:webHidden/>
          </w:rPr>
          <w:fldChar w:fldCharType="separate"/>
        </w:r>
        <w:r>
          <w:rPr>
            <w:noProof/>
            <w:webHidden/>
          </w:rPr>
          <w:t>23</w:t>
        </w:r>
        <w:r>
          <w:rPr>
            <w:noProof/>
            <w:webHidden/>
          </w:rPr>
          <w:fldChar w:fldCharType="end"/>
        </w:r>
      </w:hyperlink>
    </w:p>
    <w:p w14:paraId="1DB25F7B" w14:textId="329F7B2E"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80" w:history="1">
        <w:r w:rsidRPr="00A53A6F">
          <w:rPr>
            <w:rStyle w:val="Hyperlink"/>
            <w:noProof/>
          </w:rPr>
          <w:t>12.1</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APPENDIX 1: Required Terms for all  RFRs</w:t>
        </w:r>
        <w:r>
          <w:rPr>
            <w:noProof/>
            <w:webHidden/>
          </w:rPr>
          <w:tab/>
        </w:r>
        <w:r>
          <w:rPr>
            <w:noProof/>
            <w:webHidden/>
          </w:rPr>
          <w:fldChar w:fldCharType="begin"/>
        </w:r>
        <w:r>
          <w:rPr>
            <w:noProof/>
            <w:webHidden/>
          </w:rPr>
          <w:instrText xml:space="preserve"> PAGEREF _Toc218847680 \h </w:instrText>
        </w:r>
        <w:r>
          <w:rPr>
            <w:noProof/>
            <w:webHidden/>
          </w:rPr>
        </w:r>
        <w:r>
          <w:rPr>
            <w:noProof/>
            <w:webHidden/>
          </w:rPr>
          <w:fldChar w:fldCharType="separate"/>
        </w:r>
        <w:r>
          <w:rPr>
            <w:noProof/>
            <w:webHidden/>
          </w:rPr>
          <w:t>23</w:t>
        </w:r>
        <w:r>
          <w:rPr>
            <w:noProof/>
            <w:webHidden/>
          </w:rPr>
          <w:fldChar w:fldCharType="end"/>
        </w:r>
      </w:hyperlink>
    </w:p>
    <w:p w14:paraId="5F05C680" w14:textId="2182CC28"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81" w:history="1">
        <w:r w:rsidRPr="00A53A6F">
          <w:rPr>
            <w:rStyle w:val="Hyperlink"/>
            <w:noProof/>
          </w:rPr>
          <w:t>12.1.1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Applicable Procurement Law</w:t>
        </w:r>
        <w:r>
          <w:rPr>
            <w:noProof/>
            <w:webHidden/>
          </w:rPr>
          <w:tab/>
        </w:r>
        <w:r>
          <w:rPr>
            <w:noProof/>
            <w:webHidden/>
          </w:rPr>
          <w:fldChar w:fldCharType="begin"/>
        </w:r>
        <w:r>
          <w:rPr>
            <w:noProof/>
            <w:webHidden/>
          </w:rPr>
          <w:instrText xml:space="preserve"> PAGEREF _Toc218847681 \h </w:instrText>
        </w:r>
        <w:r>
          <w:rPr>
            <w:noProof/>
            <w:webHidden/>
          </w:rPr>
        </w:r>
        <w:r>
          <w:rPr>
            <w:noProof/>
            <w:webHidden/>
          </w:rPr>
          <w:fldChar w:fldCharType="separate"/>
        </w:r>
        <w:r>
          <w:rPr>
            <w:noProof/>
            <w:webHidden/>
          </w:rPr>
          <w:t>23</w:t>
        </w:r>
        <w:r>
          <w:rPr>
            <w:noProof/>
            <w:webHidden/>
          </w:rPr>
          <w:fldChar w:fldCharType="end"/>
        </w:r>
      </w:hyperlink>
    </w:p>
    <w:p w14:paraId="7B9D0E03" w14:textId="4CBCE6F3"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82" w:history="1">
        <w:r w:rsidRPr="00A53A6F">
          <w:rPr>
            <w:rStyle w:val="Hyperlink"/>
            <w:noProof/>
          </w:rPr>
          <w:t>12.1.2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General Procurement Information</w:t>
        </w:r>
        <w:r>
          <w:rPr>
            <w:noProof/>
            <w:webHidden/>
          </w:rPr>
          <w:tab/>
        </w:r>
        <w:r>
          <w:rPr>
            <w:noProof/>
            <w:webHidden/>
          </w:rPr>
          <w:fldChar w:fldCharType="begin"/>
        </w:r>
        <w:r>
          <w:rPr>
            <w:noProof/>
            <w:webHidden/>
          </w:rPr>
          <w:instrText xml:space="preserve"> PAGEREF _Toc218847682 \h </w:instrText>
        </w:r>
        <w:r>
          <w:rPr>
            <w:noProof/>
            <w:webHidden/>
          </w:rPr>
        </w:r>
        <w:r>
          <w:rPr>
            <w:noProof/>
            <w:webHidden/>
          </w:rPr>
          <w:fldChar w:fldCharType="separate"/>
        </w:r>
        <w:r>
          <w:rPr>
            <w:noProof/>
            <w:webHidden/>
          </w:rPr>
          <w:t>23</w:t>
        </w:r>
        <w:r>
          <w:rPr>
            <w:noProof/>
            <w:webHidden/>
          </w:rPr>
          <w:fldChar w:fldCharType="end"/>
        </w:r>
      </w:hyperlink>
    </w:p>
    <w:p w14:paraId="532F9069" w14:textId="1B1F66BB"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83" w:history="1">
        <w:r w:rsidRPr="00A53A6F">
          <w:rPr>
            <w:rStyle w:val="Hyperlink"/>
            <w:noProof/>
          </w:rPr>
          <w:t>12.1.3</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Terms and Requirements Pertaining to Awarded  Contracts</w:t>
        </w:r>
        <w:r>
          <w:rPr>
            <w:noProof/>
            <w:webHidden/>
          </w:rPr>
          <w:tab/>
        </w:r>
        <w:r>
          <w:rPr>
            <w:noProof/>
            <w:webHidden/>
          </w:rPr>
          <w:fldChar w:fldCharType="begin"/>
        </w:r>
        <w:r>
          <w:rPr>
            <w:noProof/>
            <w:webHidden/>
          </w:rPr>
          <w:instrText xml:space="preserve"> PAGEREF _Toc218847683 \h </w:instrText>
        </w:r>
        <w:r>
          <w:rPr>
            <w:noProof/>
            <w:webHidden/>
          </w:rPr>
        </w:r>
        <w:r>
          <w:rPr>
            <w:noProof/>
            <w:webHidden/>
          </w:rPr>
          <w:fldChar w:fldCharType="separate"/>
        </w:r>
        <w:r>
          <w:rPr>
            <w:noProof/>
            <w:webHidden/>
          </w:rPr>
          <w:t>24</w:t>
        </w:r>
        <w:r>
          <w:rPr>
            <w:noProof/>
            <w:webHidden/>
          </w:rPr>
          <w:fldChar w:fldCharType="end"/>
        </w:r>
      </w:hyperlink>
    </w:p>
    <w:p w14:paraId="62C3E7C8" w14:textId="18D15321"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84" w:history="1">
        <w:r w:rsidRPr="00A53A6F">
          <w:rPr>
            <w:rStyle w:val="Hyperlink"/>
            <w:noProof/>
          </w:rPr>
          <w:t>12.2</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APPENDIX 2: Required Terms for all INFORMATION TECHNOLOGY  RFRs</w:t>
        </w:r>
        <w:r>
          <w:rPr>
            <w:noProof/>
            <w:webHidden/>
          </w:rPr>
          <w:tab/>
        </w:r>
        <w:r>
          <w:rPr>
            <w:noProof/>
            <w:webHidden/>
          </w:rPr>
          <w:fldChar w:fldCharType="begin"/>
        </w:r>
        <w:r>
          <w:rPr>
            <w:noProof/>
            <w:webHidden/>
          </w:rPr>
          <w:instrText xml:space="preserve"> PAGEREF _Toc218847684 \h </w:instrText>
        </w:r>
        <w:r>
          <w:rPr>
            <w:noProof/>
            <w:webHidden/>
          </w:rPr>
        </w:r>
        <w:r>
          <w:rPr>
            <w:noProof/>
            <w:webHidden/>
          </w:rPr>
          <w:fldChar w:fldCharType="separate"/>
        </w:r>
        <w:r>
          <w:rPr>
            <w:noProof/>
            <w:webHidden/>
          </w:rPr>
          <w:t>25</w:t>
        </w:r>
        <w:r>
          <w:rPr>
            <w:noProof/>
            <w:webHidden/>
          </w:rPr>
          <w:fldChar w:fldCharType="end"/>
        </w:r>
      </w:hyperlink>
    </w:p>
    <w:p w14:paraId="109FC31E" w14:textId="0427F194"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85" w:history="1">
        <w:r w:rsidRPr="00A53A6F">
          <w:rPr>
            <w:rStyle w:val="Hyperlink"/>
            <w:noProof/>
          </w:rPr>
          <w:t>12.2.1</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Enterprise Policy and Standards</w:t>
        </w:r>
        <w:r>
          <w:rPr>
            <w:noProof/>
            <w:webHidden/>
          </w:rPr>
          <w:tab/>
        </w:r>
        <w:r>
          <w:rPr>
            <w:noProof/>
            <w:webHidden/>
          </w:rPr>
          <w:fldChar w:fldCharType="begin"/>
        </w:r>
        <w:r>
          <w:rPr>
            <w:noProof/>
            <w:webHidden/>
          </w:rPr>
          <w:instrText xml:space="preserve"> PAGEREF _Toc218847685 \h </w:instrText>
        </w:r>
        <w:r>
          <w:rPr>
            <w:noProof/>
            <w:webHidden/>
          </w:rPr>
        </w:r>
        <w:r>
          <w:rPr>
            <w:noProof/>
            <w:webHidden/>
          </w:rPr>
          <w:fldChar w:fldCharType="separate"/>
        </w:r>
        <w:r>
          <w:rPr>
            <w:noProof/>
            <w:webHidden/>
          </w:rPr>
          <w:t>25</w:t>
        </w:r>
        <w:r>
          <w:rPr>
            <w:noProof/>
            <w:webHidden/>
          </w:rPr>
          <w:fldChar w:fldCharType="end"/>
        </w:r>
      </w:hyperlink>
    </w:p>
    <w:p w14:paraId="5C0D191C" w14:textId="311B2D19" w:rsidR="00B92E7F" w:rsidRDefault="00B92E7F">
      <w:pPr>
        <w:pStyle w:val="TOC3"/>
        <w:rPr>
          <w:rFonts w:asciiTheme="minorHAnsi" w:eastAsiaTheme="minorEastAsia" w:hAnsiTheme="minorHAnsi" w:cstheme="minorBidi"/>
          <w:smallCaps w:val="0"/>
          <w:noProof/>
          <w:kern w:val="2"/>
          <w:sz w:val="24"/>
          <w:szCs w:val="24"/>
          <w14:ligatures w14:val="standardContextual"/>
        </w:rPr>
      </w:pPr>
      <w:hyperlink w:anchor="_Toc218847686" w:history="1">
        <w:r w:rsidRPr="00A53A6F">
          <w:rPr>
            <w:rStyle w:val="Hyperlink"/>
            <w:noProof/>
          </w:rPr>
          <w:t>12.2.2</w:t>
        </w:r>
        <w:r>
          <w:rPr>
            <w:rFonts w:asciiTheme="minorHAnsi" w:eastAsiaTheme="minorEastAsia" w:hAnsiTheme="minorHAnsi" w:cstheme="minorBidi"/>
            <w:smallCaps w:val="0"/>
            <w:noProof/>
            <w:kern w:val="2"/>
            <w:sz w:val="24"/>
            <w:szCs w:val="24"/>
            <w14:ligatures w14:val="standardContextual"/>
          </w:rPr>
          <w:tab/>
        </w:r>
        <w:r w:rsidRPr="00A53A6F">
          <w:rPr>
            <w:rStyle w:val="Hyperlink"/>
            <w:noProof/>
          </w:rPr>
          <w:t>Commonwealth Executive Department - Accessibility Contract Language for Information Technology Solutions</w:t>
        </w:r>
        <w:r>
          <w:rPr>
            <w:noProof/>
            <w:webHidden/>
          </w:rPr>
          <w:tab/>
        </w:r>
        <w:r>
          <w:rPr>
            <w:noProof/>
            <w:webHidden/>
          </w:rPr>
          <w:fldChar w:fldCharType="begin"/>
        </w:r>
        <w:r>
          <w:rPr>
            <w:noProof/>
            <w:webHidden/>
          </w:rPr>
          <w:instrText xml:space="preserve"> PAGEREF _Toc218847686 \h </w:instrText>
        </w:r>
        <w:r>
          <w:rPr>
            <w:noProof/>
            <w:webHidden/>
          </w:rPr>
        </w:r>
        <w:r>
          <w:rPr>
            <w:noProof/>
            <w:webHidden/>
          </w:rPr>
          <w:fldChar w:fldCharType="separate"/>
        </w:r>
        <w:r>
          <w:rPr>
            <w:noProof/>
            <w:webHidden/>
          </w:rPr>
          <w:t>26</w:t>
        </w:r>
        <w:r>
          <w:rPr>
            <w:noProof/>
            <w:webHidden/>
          </w:rPr>
          <w:fldChar w:fldCharType="end"/>
        </w:r>
      </w:hyperlink>
    </w:p>
    <w:p w14:paraId="7D891E63" w14:textId="147FA8A3"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87" w:history="1">
        <w:r w:rsidRPr="00A53A6F">
          <w:rPr>
            <w:rStyle w:val="Hyperlink"/>
            <w:noProof/>
          </w:rPr>
          <w:t>12.3</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APPENDIX 3: Instructions for Vendors Responding to Bids Electronically through COMMBUYS Introduction</w:t>
        </w:r>
        <w:r>
          <w:rPr>
            <w:noProof/>
            <w:webHidden/>
          </w:rPr>
          <w:tab/>
        </w:r>
        <w:r>
          <w:rPr>
            <w:noProof/>
            <w:webHidden/>
          </w:rPr>
          <w:fldChar w:fldCharType="begin"/>
        </w:r>
        <w:r>
          <w:rPr>
            <w:noProof/>
            <w:webHidden/>
          </w:rPr>
          <w:instrText xml:space="preserve"> PAGEREF _Toc218847687 \h </w:instrText>
        </w:r>
        <w:r>
          <w:rPr>
            <w:noProof/>
            <w:webHidden/>
          </w:rPr>
        </w:r>
        <w:r>
          <w:rPr>
            <w:noProof/>
            <w:webHidden/>
          </w:rPr>
          <w:fldChar w:fldCharType="separate"/>
        </w:r>
        <w:r>
          <w:rPr>
            <w:noProof/>
            <w:webHidden/>
          </w:rPr>
          <w:t>26</w:t>
        </w:r>
        <w:r>
          <w:rPr>
            <w:noProof/>
            <w:webHidden/>
          </w:rPr>
          <w:fldChar w:fldCharType="end"/>
        </w:r>
      </w:hyperlink>
    </w:p>
    <w:p w14:paraId="105FA64B" w14:textId="2DD42FDD" w:rsidR="00B92E7F" w:rsidRDefault="00B92E7F">
      <w:pPr>
        <w:pStyle w:val="TOC2"/>
        <w:tabs>
          <w:tab w:val="left" w:pos="625"/>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18847688" w:history="1">
        <w:r w:rsidRPr="00A53A6F">
          <w:rPr>
            <w:rStyle w:val="Hyperlink"/>
            <w:noProof/>
          </w:rPr>
          <w:t>12.4</w:t>
        </w:r>
        <w:r>
          <w:rPr>
            <w:rFonts w:asciiTheme="minorHAnsi" w:eastAsiaTheme="minorEastAsia" w:hAnsiTheme="minorHAnsi" w:cstheme="minorBidi"/>
            <w:b w:val="0"/>
            <w:bCs w:val="0"/>
            <w:smallCaps w:val="0"/>
            <w:noProof/>
            <w:kern w:val="2"/>
            <w:sz w:val="24"/>
            <w:szCs w:val="24"/>
            <w14:ligatures w14:val="standardContextual"/>
          </w:rPr>
          <w:tab/>
        </w:r>
        <w:r w:rsidRPr="00A53A6F">
          <w:rPr>
            <w:rStyle w:val="Hyperlink"/>
            <w:noProof/>
          </w:rPr>
          <w:t>APPENDIX 4: Use of Generative AI</w:t>
        </w:r>
        <w:r>
          <w:rPr>
            <w:noProof/>
            <w:webHidden/>
          </w:rPr>
          <w:tab/>
        </w:r>
        <w:r>
          <w:rPr>
            <w:noProof/>
            <w:webHidden/>
          </w:rPr>
          <w:fldChar w:fldCharType="begin"/>
        </w:r>
        <w:r>
          <w:rPr>
            <w:noProof/>
            <w:webHidden/>
          </w:rPr>
          <w:instrText xml:space="preserve"> PAGEREF _Toc218847688 \h </w:instrText>
        </w:r>
        <w:r>
          <w:rPr>
            <w:noProof/>
            <w:webHidden/>
          </w:rPr>
        </w:r>
        <w:r>
          <w:rPr>
            <w:noProof/>
            <w:webHidden/>
          </w:rPr>
          <w:fldChar w:fldCharType="separate"/>
        </w:r>
        <w:r>
          <w:rPr>
            <w:noProof/>
            <w:webHidden/>
          </w:rPr>
          <w:t>28</w:t>
        </w:r>
        <w:r>
          <w:rPr>
            <w:noProof/>
            <w:webHidden/>
          </w:rPr>
          <w:fldChar w:fldCharType="end"/>
        </w:r>
      </w:hyperlink>
    </w:p>
    <w:p w14:paraId="407B3522" w14:textId="0108E5FE" w:rsidR="00B92E7F" w:rsidRDefault="00B92E7F">
      <w:pPr>
        <w:pStyle w:val="TOC1"/>
        <w:rPr>
          <w:rFonts w:asciiTheme="minorHAnsi" w:eastAsiaTheme="minorEastAsia" w:hAnsiTheme="minorHAnsi" w:cstheme="minorBidi"/>
          <w:b w:val="0"/>
          <w:bCs w:val="0"/>
          <w:caps w:val="0"/>
          <w:noProof/>
          <w:kern w:val="2"/>
          <w:sz w:val="24"/>
          <w:szCs w:val="24"/>
          <w:u w:val="none"/>
          <w14:ligatures w14:val="standardContextual"/>
        </w:rPr>
      </w:pPr>
      <w:hyperlink w:anchor="_Toc218847689" w:history="1">
        <w:r w:rsidRPr="00A53A6F">
          <w:rPr>
            <w:rStyle w:val="Hyperlink"/>
            <w:noProof/>
          </w:rPr>
          <w:t>13</w:t>
        </w:r>
        <w:r>
          <w:rPr>
            <w:rFonts w:asciiTheme="minorHAnsi" w:eastAsiaTheme="minorEastAsia" w:hAnsiTheme="minorHAnsi" w:cstheme="minorBidi"/>
            <w:b w:val="0"/>
            <w:bCs w:val="0"/>
            <w:caps w:val="0"/>
            <w:noProof/>
            <w:kern w:val="2"/>
            <w:sz w:val="24"/>
            <w:szCs w:val="24"/>
            <w:u w:val="none"/>
            <w14:ligatures w14:val="standardContextual"/>
          </w:rPr>
          <w:tab/>
        </w:r>
        <w:r w:rsidRPr="00A53A6F">
          <w:rPr>
            <w:rStyle w:val="Hyperlink"/>
            <w:noProof/>
          </w:rPr>
          <w:t>GLOSSARY</w:t>
        </w:r>
        <w:r>
          <w:rPr>
            <w:noProof/>
            <w:webHidden/>
          </w:rPr>
          <w:tab/>
        </w:r>
        <w:r>
          <w:rPr>
            <w:noProof/>
            <w:webHidden/>
          </w:rPr>
          <w:fldChar w:fldCharType="begin"/>
        </w:r>
        <w:r>
          <w:rPr>
            <w:noProof/>
            <w:webHidden/>
          </w:rPr>
          <w:instrText xml:space="preserve"> PAGEREF _Toc218847689 \h </w:instrText>
        </w:r>
        <w:r>
          <w:rPr>
            <w:noProof/>
            <w:webHidden/>
          </w:rPr>
        </w:r>
        <w:r>
          <w:rPr>
            <w:noProof/>
            <w:webHidden/>
          </w:rPr>
          <w:fldChar w:fldCharType="separate"/>
        </w:r>
        <w:r>
          <w:rPr>
            <w:noProof/>
            <w:webHidden/>
          </w:rPr>
          <w:t>30</w:t>
        </w:r>
        <w:r>
          <w:rPr>
            <w:noProof/>
            <w:webHidden/>
          </w:rPr>
          <w:fldChar w:fldCharType="end"/>
        </w:r>
      </w:hyperlink>
    </w:p>
    <w:p w14:paraId="0BECBD99" w14:textId="51B2216F" w:rsidR="00EA6AEC" w:rsidRDefault="003D1366">
      <w:pPr>
        <w:sectPr w:rsidR="00EA6AEC">
          <w:headerReference w:type="default" r:id="rId17"/>
          <w:footerReference w:type="default" r:id="rId18"/>
          <w:pgSz w:w="12240" w:h="15840"/>
          <w:pgMar w:top="360" w:right="1440" w:bottom="662" w:left="1440" w:header="720" w:footer="720" w:gutter="0"/>
          <w:pgNumType w:fmt="lowerRoman" w:start="1"/>
          <w:cols w:space="720"/>
        </w:sectPr>
      </w:pPr>
      <w:r>
        <w:fldChar w:fldCharType="end"/>
      </w:r>
    </w:p>
    <w:p w14:paraId="0DE2BE92" w14:textId="77777777" w:rsidR="006B1CE7" w:rsidRDefault="003D1366" w:rsidP="00C53AE0">
      <w:pPr>
        <w:pStyle w:val="Heading1"/>
      </w:pPr>
      <w:bookmarkStart w:id="2" w:name="_Toc213417981"/>
      <w:bookmarkStart w:id="3" w:name="_Toc215743064"/>
      <w:bookmarkStart w:id="4" w:name="_Toc218847561"/>
      <w:bookmarkStart w:id="5" w:name="_Toc184913751"/>
      <w:r>
        <w:lastRenderedPageBreak/>
        <w:t>INTRODUCTION AND BID OVERVIEW</w:t>
      </w:r>
      <w:bookmarkStart w:id="6" w:name="_Toc213417982"/>
      <w:bookmarkStart w:id="7" w:name="_Toc215743065"/>
      <w:bookmarkEnd w:id="2"/>
      <w:bookmarkEnd w:id="3"/>
      <w:bookmarkEnd w:id="4"/>
    </w:p>
    <w:p w14:paraId="670B2D3C" w14:textId="06C9FC5A" w:rsidR="009F5ED0" w:rsidRDefault="003D1366" w:rsidP="00EB3132">
      <w:pPr>
        <w:pStyle w:val="Heading2"/>
      </w:pPr>
      <w:bookmarkStart w:id="8" w:name="_Toc218847562"/>
      <w:r>
        <w:t>Summary Description of Procurement Scope</w:t>
      </w:r>
      <w:bookmarkEnd w:id="6"/>
      <w:bookmarkEnd w:id="7"/>
      <w:bookmarkEnd w:id="8"/>
    </w:p>
    <w:p w14:paraId="7DA5598E" w14:textId="6C518321" w:rsidR="009F5ED0" w:rsidDel="00FA1FBD" w:rsidRDefault="00FA1FBD" w:rsidP="00FA1FBD">
      <w:pPr>
        <w:pStyle w:val="Heading2"/>
        <w:numPr>
          <w:ilvl w:val="0"/>
          <w:numId w:val="0"/>
        </w:numPr>
        <w:ind w:left="648"/>
      </w:pPr>
      <w:bookmarkStart w:id="9" w:name="_Toc218695296"/>
      <w:bookmarkStart w:id="10" w:name="_Toc218847563"/>
      <w:r w:rsidRPr="70A23B0E">
        <w:rPr>
          <w:rFonts w:cs="Times New Roman"/>
          <w:b w:val="0"/>
          <w:bCs w:val="0"/>
        </w:rPr>
        <w:t xml:space="preserve">The Executive Office of Technology Services and Security currently maintains a Microsoft Enterprise Agreement (EA) in the U.S. Government Community Cloud (GCC). The existing agreement provides the licensing framework for Microsoft productivity, collaboration, and security software that is essential for the Secretariat’s daily operations. The current EA term has the effective date of July 1, </w:t>
      </w:r>
      <w:r w:rsidR="00E94EE6" w:rsidRPr="70A23B0E">
        <w:rPr>
          <w:rFonts w:cs="Times New Roman"/>
          <w:b w:val="0"/>
          <w:bCs w:val="0"/>
        </w:rPr>
        <w:t>2023,</w:t>
      </w:r>
      <w:r w:rsidRPr="70A23B0E">
        <w:rPr>
          <w:rFonts w:cs="Times New Roman"/>
          <w:b w:val="0"/>
          <w:bCs w:val="0"/>
        </w:rPr>
        <w:t xml:space="preserve"> and is set to expire on June 30, 2026.</w:t>
      </w:r>
      <w:bookmarkEnd w:id="9"/>
      <w:bookmarkEnd w:id="10"/>
    </w:p>
    <w:p w14:paraId="3BEA70C8" w14:textId="2092B874" w:rsidR="002A7B59" w:rsidRDefault="002A7B59" w:rsidP="002A7B59">
      <w:pPr>
        <w:pStyle w:val="HeadText2"/>
      </w:pPr>
      <w:r>
        <w:t>To ensure continuity of services while reducing overall licensing costs, EOTSS is seeking to establish a new Enterprise Agreement with Microsoft. The new EA will provide:</w:t>
      </w:r>
    </w:p>
    <w:p w14:paraId="05D84596" w14:textId="7FD3FCC0" w:rsidR="002A7B59" w:rsidRDefault="002A7B59" w:rsidP="00C53AE0">
      <w:pPr>
        <w:pStyle w:val="HeadText2"/>
        <w:numPr>
          <w:ilvl w:val="0"/>
          <w:numId w:val="20"/>
        </w:numPr>
      </w:pPr>
      <w:r>
        <w:t xml:space="preserve">Standardized licensing for Microsoft products across the enterprise.  </w:t>
      </w:r>
    </w:p>
    <w:p w14:paraId="54F24590" w14:textId="6A218DB8" w:rsidR="002A7B59" w:rsidRDefault="002A7B59" w:rsidP="00C53AE0">
      <w:pPr>
        <w:pStyle w:val="HeadText2"/>
        <w:numPr>
          <w:ilvl w:val="0"/>
          <w:numId w:val="20"/>
        </w:numPr>
      </w:pPr>
      <w:r>
        <w:t xml:space="preserve">Predictable and competitive annualized costs with the flexibility of true-up rights to accommodate changes in user counts.  </w:t>
      </w:r>
    </w:p>
    <w:p w14:paraId="6D637662" w14:textId="49097C7C" w:rsidR="002A7B59" w:rsidRDefault="002A7B59" w:rsidP="00C53AE0">
      <w:pPr>
        <w:pStyle w:val="HeadText2"/>
        <w:numPr>
          <w:ilvl w:val="0"/>
          <w:numId w:val="20"/>
        </w:numPr>
      </w:pPr>
      <w:r>
        <w:t xml:space="preserve">Access to Software Assurance benefits, including product upgrades, deployment planning, and technical support. </w:t>
      </w:r>
    </w:p>
    <w:p w14:paraId="6CE27E42" w14:textId="0D6EF29C" w:rsidR="00CE48C1" w:rsidRDefault="002A7B59" w:rsidP="00CE48C1">
      <w:pPr>
        <w:pStyle w:val="HeadText2"/>
      </w:pPr>
      <w:r>
        <w:t>Compliance with Microsoft’s government licensing requirements under the U.S. GCC environment.</w:t>
      </w:r>
      <w:bookmarkStart w:id="11" w:name="_Toc213417984"/>
      <w:bookmarkStart w:id="12" w:name="_Toc215743067"/>
    </w:p>
    <w:p w14:paraId="04C2B750" w14:textId="142BDB42" w:rsidR="009F5ED0" w:rsidRPr="007018FD" w:rsidRDefault="003D1366" w:rsidP="00EB3132">
      <w:pPr>
        <w:pStyle w:val="Heading2"/>
      </w:pPr>
      <w:bookmarkStart w:id="13" w:name="_Toc218847564"/>
      <w:r w:rsidRPr="007018FD">
        <w:t>Order of Precedence</w:t>
      </w:r>
      <w:bookmarkEnd w:id="11"/>
      <w:bookmarkEnd w:id="12"/>
      <w:bookmarkEnd w:id="13"/>
    </w:p>
    <w:p w14:paraId="3CFF1A75" w14:textId="4155AC18" w:rsidR="009F5ED0" w:rsidRDefault="003D1366">
      <w:pPr>
        <w:pStyle w:val="HeadText2"/>
      </w:pPr>
      <w:r>
        <w:t>The Commonwealth Terms and Conditions for Information Technology Contracts sets forth the order of precedence of documents for resolving conflicting terms and conditions. That order of precedence is restated below</w:t>
      </w:r>
      <w:r w:rsidR="006C0857">
        <w:t>:</w:t>
      </w:r>
      <w:r>
        <w:t xml:space="preserve"> </w:t>
      </w:r>
    </w:p>
    <w:p w14:paraId="21A6BC4B" w14:textId="49A26F82" w:rsidR="009F5ED0" w:rsidRDefault="009F5ED0">
      <w:pPr>
        <w:pStyle w:val="HeadText2"/>
      </w:pPr>
    </w:p>
    <w:p w14:paraId="14924F28" w14:textId="09F61086" w:rsidR="009F5ED0" w:rsidRDefault="003D1366" w:rsidP="00012BC3">
      <w:pPr>
        <w:pStyle w:val="HeadText2"/>
        <w:ind w:firstLine="72"/>
      </w:pPr>
      <w:r>
        <w:tab/>
        <w:t>(i) the Commonwealth Terms and Conditions for Information Technology Contracts</w:t>
      </w:r>
      <w:r w:rsidR="5B9D9E9A">
        <w:t xml:space="preserve"> issued on July 1, </w:t>
      </w:r>
      <w:r>
        <w:tab/>
      </w:r>
      <w:r>
        <w:tab/>
      </w:r>
      <w:r>
        <w:tab/>
      </w:r>
      <w:r w:rsidR="5B9D9E9A">
        <w:t>2025</w:t>
      </w:r>
      <w:r>
        <w:t xml:space="preserve">; </w:t>
      </w:r>
    </w:p>
    <w:p w14:paraId="4BF37710" w14:textId="0FD96446" w:rsidR="009F5ED0" w:rsidRDefault="003D1366">
      <w:pPr>
        <w:pStyle w:val="HeadText2"/>
        <w:ind w:firstLine="72"/>
      </w:pPr>
      <w:r>
        <w:tab/>
        <w:t xml:space="preserve">(ii) the Standard Contract Form issued jointly by A&amp;F, CTR and OSD, and the Standard Contract Form </w:t>
      </w:r>
      <w:r>
        <w:tab/>
      </w:r>
      <w:r>
        <w:tab/>
      </w:r>
      <w:r>
        <w:tab/>
        <w:t xml:space="preserve">Instructions and Contractor Certifications; </w:t>
      </w:r>
    </w:p>
    <w:p w14:paraId="562B903B" w14:textId="77777777" w:rsidR="009F5ED0" w:rsidRDefault="003D1366">
      <w:pPr>
        <w:pStyle w:val="HeadText2"/>
        <w:ind w:firstLine="72"/>
      </w:pPr>
      <w:r>
        <w:tab/>
        <w:t xml:space="preserve">(iii) the Request for Response (RFR) or applicable solicitation document, as it may be amended by the </w:t>
      </w:r>
      <w:r>
        <w:tab/>
      </w:r>
      <w:r>
        <w:tab/>
      </w:r>
      <w:r>
        <w:tab/>
        <w:t xml:space="preserve">Commonwealth; </w:t>
      </w:r>
    </w:p>
    <w:p w14:paraId="6A127045" w14:textId="56CE1239" w:rsidR="00680A04" w:rsidRDefault="003D1366">
      <w:pPr>
        <w:pStyle w:val="HeadText2"/>
        <w:ind w:firstLine="72"/>
      </w:pPr>
      <w:r>
        <w:tab/>
        <w:t xml:space="preserve">(iv) </w:t>
      </w:r>
      <w:r w:rsidR="00A9353D">
        <w:t>the Master</w:t>
      </w:r>
      <w:r w:rsidR="006061FA">
        <w:t xml:space="preserve"> Services Agreement</w:t>
      </w:r>
      <w:r w:rsidR="00A9353D">
        <w:t xml:space="preserve"> between the Commonwealth and the</w:t>
      </w:r>
      <w:r w:rsidR="006061FA">
        <w:t xml:space="preserve"> Successful Bidder</w:t>
      </w:r>
    </w:p>
    <w:p w14:paraId="60490518" w14:textId="1D082AA1" w:rsidR="009F5ED0" w:rsidRDefault="00680A04" w:rsidP="001B0808">
      <w:pPr>
        <w:pStyle w:val="HeadText2"/>
        <w:ind w:left="720" w:firstLine="720"/>
        <w:jc w:val="left"/>
      </w:pPr>
      <w:r>
        <w:t>(</w:t>
      </w:r>
      <w:r w:rsidR="00A9353D">
        <w:t xml:space="preserve">v) </w:t>
      </w:r>
      <w:r w:rsidR="003D1366">
        <w:t xml:space="preserve">the Contractor’s response to the RFR or applicable solicitation document, as it may be amended by </w:t>
      </w:r>
      <w:r>
        <w:tab/>
      </w:r>
      <w:r w:rsidR="003D1366">
        <w:t xml:space="preserve">the Commonwealth and Contractor, including any negotiated terms and conditions allowable pursuant to </w:t>
      </w:r>
      <w:r>
        <w:tab/>
      </w:r>
      <w:r w:rsidR="003D1366">
        <w:t xml:space="preserve">law or regulation; </w:t>
      </w:r>
    </w:p>
    <w:p w14:paraId="5A7D4FF5" w14:textId="4B043E32" w:rsidR="009F5ED0" w:rsidRDefault="003D1366" w:rsidP="000F0A1A">
      <w:pPr>
        <w:pStyle w:val="HeadText2"/>
        <w:ind w:firstLine="72"/>
      </w:pPr>
      <w:r>
        <w:tab/>
        <w:t xml:space="preserve"> </w:t>
      </w:r>
    </w:p>
    <w:p w14:paraId="405F9117" w14:textId="66A957EB" w:rsidR="00702A9C" w:rsidRDefault="003D1366" w:rsidP="00702A9C">
      <w:pPr>
        <w:pStyle w:val="HeadText2"/>
      </w:pPr>
      <w:r>
        <w:t xml:space="preserve">Clickthrough terms (including, without limitation, any EULA terms) are considered engagement documents, except that any such clickthrough terms that are not reviewed and approved by </w:t>
      </w:r>
      <w:r w:rsidR="003F6B61">
        <w:t xml:space="preserve">EOTSS </w:t>
      </w:r>
      <w:r>
        <w:t xml:space="preserve">in advance shall be deemed void ab initio. In addition, any language that violates a </w:t>
      </w:r>
      <w:r w:rsidR="001B0808">
        <w:t>State’s laws</w:t>
      </w:r>
      <w:r>
        <w:t xml:space="preserve"> or regulations shall be deemed void and of no force and effect.</w:t>
      </w:r>
      <w:bookmarkStart w:id="14" w:name="_Toc215743068"/>
    </w:p>
    <w:p w14:paraId="47D1401A" w14:textId="3CBA9523" w:rsidR="009F5ED0" w:rsidRPr="008E48A0" w:rsidRDefault="003D1366" w:rsidP="00EB3132">
      <w:pPr>
        <w:pStyle w:val="Heading3"/>
      </w:pPr>
      <w:bookmarkStart w:id="15" w:name="_Toc218847565"/>
      <w:r w:rsidRPr="008E48A0">
        <w:t>Acceptance of Terms</w:t>
      </w:r>
      <w:bookmarkEnd w:id="14"/>
      <w:bookmarkEnd w:id="15"/>
    </w:p>
    <w:p w14:paraId="4194FDDC" w14:textId="77777777" w:rsidR="009F5ED0" w:rsidRDefault="003D1366">
      <w:pPr>
        <w:pStyle w:val="HeadText3"/>
      </w:pPr>
      <w:r>
        <w:t>Bidders must complete and submit Exhibit 2: Acceptance of Terms. Only those clarifications submitted using Exhibit 2 will be considered by the SST.</w:t>
      </w:r>
    </w:p>
    <w:p w14:paraId="0BDBC7A7" w14:textId="77777777" w:rsidR="009F5ED0" w:rsidRDefault="003D1366" w:rsidP="00C53AE0">
      <w:pPr>
        <w:pStyle w:val="Heading2"/>
      </w:pPr>
      <w:bookmarkStart w:id="16" w:name="_Estimated_Procurement_Calendar"/>
      <w:bookmarkStart w:id="17" w:name="_Toc213417985"/>
      <w:bookmarkStart w:id="18" w:name="_Toc215743069"/>
      <w:bookmarkStart w:id="19" w:name="_Toc218847566"/>
      <w:bookmarkEnd w:id="16"/>
      <w:r>
        <w:t>Estimated Procurement Calendar</w:t>
      </w:r>
      <w:bookmarkEnd w:id="17"/>
      <w:bookmarkEnd w:id="18"/>
      <w:bookmarkEnd w:id="19"/>
    </w:p>
    <w:tbl>
      <w:tblPr>
        <w:tblW w:w="8203"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4667"/>
        <w:gridCol w:w="3536"/>
      </w:tblGrid>
      <w:tr w:rsidR="00EA6AEC" w14:paraId="055F1C4A" w14:textId="77777777" w:rsidTr="1CB3E8F5">
        <w:trPr>
          <w:trHeight w:val="350"/>
          <w:jc w:val="center"/>
        </w:trPr>
        <w:tc>
          <w:tcPr>
            <w:tcW w:w="4667" w:type="dxa"/>
            <w:tcBorders>
              <w:top w:val="single" w:sz="4" w:space="0" w:color="auto"/>
              <w:bottom w:val="single" w:sz="6" w:space="0" w:color="auto"/>
            </w:tcBorders>
            <w:shd w:val="clear" w:color="auto" w:fill="FFFFFF" w:themeFill="background1"/>
          </w:tcPr>
          <w:p w14:paraId="09870645" w14:textId="77777777" w:rsidR="009F5ED0" w:rsidRDefault="003D1366">
            <w:pPr>
              <w:rPr>
                <w:b/>
              </w:rPr>
            </w:pPr>
            <w:r>
              <w:rPr>
                <w:b/>
              </w:rPr>
              <w:t>Action</w:t>
            </w:r>
          </w:p>
        </w:tc>
        <w:tc>
          <w:tcPr>
            <w:tcW w:w="3536" w:type="dxa"/>
            <w:tcBorders>
              <w:top w:val="single" w:sz="4" w:space="0" w:color="auto"/>
              <w:bottom w:val="single" w:sz="6" w:space="0" w:color="auto"/>
            </w:tcBorders>
            <w:shd w:val="clear" w:color="auto" w:fill="FFFFFF" w:themeFill="background1"/>
          </w:tcPr>
          <w:p w14:paraId="1C084C2D" w14:textId="77777777" w:rsidR="009F5ED0" w:rsidRDefault="003D1366">
            <w:pPr>
              <w:rPr>
                <w:b/>
              </w:rPr>
            </w:pPr>
            <w:r>
              <w:rPr>
                <w:b/>
              </w:rPr>
              <w:t>Date</w:t>
            </w:r>
          </w:p>
        </w:tc>
      </w:tr>
      <w:tr w:rsidR="00EA6AEC" w14:paraId="0A9AAFAA" w14:textId="77777777" w:rsidTr="1CB3E8F5">
        <w:trPr>
          <w:trHeight w:val="345"/>
          <w:jc w:val="center"/>
        </w:trPr>
        <w:tc>
          <w:tcPr>
            <w:tcW w:w="4667" w:type="dxa"/>
          </w:tcPr>
          <w:p w14:paraId="2CA0DB2D" w14:textId="77777777" w:rsidR="009F5ED0" w:rsidRDefault="003D1366">
            <w:pPr>
              <w:rPr>
                <w:b/>
              </w:rPr>
            </w:pPr>
            <w:r>
              <w:rPr>
                <w:b/>
              </w:rPr>
              <w:t xml:space="preserve">Bid Release Date </w:t>
            </w:r>
          </w:p>
        </w:tc>
        <w:tc>
          <w:tcPr>
            <w:tcW w:w="3536" w:type="dxa"/>
            <w:tcBorders>
              <w:top w:val="single" w:sz="6" w:space="0" w:color="auto"/>
              <w:bottom w:val="single" w:sz="6" w:space="0" w:color="auto"/>
            </w:tcBorders>
          </w:tcPr>
          <w:p w14:paraId="3205264A" w14:textId="76469384" w:rsidR="009F5ED0" w:rsidRDefault="1295DF61">
            <w:r>
              <w:t>January 9, 2026, 3:00pm</w:t>
            </w:r>
          </w:p>
        </w:tc>
      </w:tr>
      <w:tr w:rsidR="00E9191E" w14:paraId="771409B1" w14:textId="77777777" w:rsidTr="1CB3E8F5">
        <w:trPr>
          <w:trHeight w:val="345"/>
          <w:jc w:val="center"/>
        </w:trPr>
        <w:tc>
          <w:tcPr>
            <w:tcW w:w="4667" w:type="dxa"/>
          </w:tcPr>
          <w:p w14:paraId="40764F20" w14:textId="4071A4F9" w:rsidR="00E9191E" w:rsidRDefault="00E9191E">
            <w:pPr>
              <w:rPr>
                <w:b/>
              </w:rPr>
            </w:pPr>
            <w:hyperlink w:anchor="_Submission_of_Bid" w:history="1">
              <w:r>
                <w:rPr>
                  <w:rStyle w:val="Hyperlink"/>
                  <w:b/>
                </w:rPr>
                <w:t>Deadline for submission of written questions</w:t>
              </w:r>
            </w:hyperlink>
            <w:r>
              <w:rPr>
                <w:b/>
              </w:rPr>
              <w:t xml:space="preserve"> through COMMBUYS “Bid Q&amp;A”</w:t>
            </w:r>
          </w:p>
        </w:tc>
        <w:tc>
          <w:tcPr>
            <w:tcW w:w="3536" w:type="dxa"/>
            <w:tcBorders>
              <w:top w:val="single" w:sz="6" w:space="0" w:color="auto"/>
              <w:bottom w:val="single" w:sz="6" w:space="0" w:color="auto"/>
            </w:tcBorders>
          </w:tcPr>
          <w:p w14:paraId="15C664C1" w14:textId="1874CA50" w:rsidR="00E9191E" w:rsidRDefault="00E9191E">
            <w:r>
              <w:t xml:space="preserve">January </w:t>
            </w:r>
            <w:r w:rsidR="003135C3">
              <w:t>20, 2026, 3:00pm</w:t>
            </w:r>
          </w:p>
        </w:tc>
      </w:tr>
      <w:tr w:rsidR="00EA6AEC" w14:paraId="0C2B0215" w14:textId="77777777" w:rsidTr="1CB3E8F5">
        <w:trPr>
          <w:trHeight w:val="534"/>
          <w:jc w:val="center"/>
        </w:trPr>
        <w:tc>
          <w:tcPr>
            <w:tcW w:w="4667" w:type="dxa"/>
          </w:tcPr>
          <w:p w14:paraId="030AC174" w14:textId="156E1C32" w:rsidR="009F5ED0" w:rsidRDefault="003D1366">
            <w:pPr>
              <w:rPr>
                <w:b/>
              </w:rPr>
            </w:pPr>
            <w:bookmarkStart w:id="20" w:name="QADeadline"/>
            <w:bookmarkEnd w:id="20"/>
            <w:r>
              <w:rPr>
                <w:b/>
              </w:rPr>
              <w:lastRenderedPageBreak/>
              <w:t>Official answers for Bid Q&amp;A published (Estimated)</w:t>
            </w:r>
          </w:p>
        </w:tc>
        <w:tc>
          <w:tcPr>
            <w:tcW w:w="3536" w:type="dxa"/>
            <w:tcBorders>
              <w:top w:val="single" w:sz="6" w:space="0" w:color="auto"/>
              <w:bottom w:val="single" w:sz="6" w:space="0" w:color="auto"/>
            </w:tcBorders>
          </w:tcPr>
          <w:p w14:paraId="4EAC3D7B" w14:textId="0AB6764C" w:rsidR="009F5ED0" w:rsidRDefault="64D9F208">
            <w:r>
              <w:t>January 30, 2026, 3:00pm</w:t>
            </w:r>
          </w:p>
          <w:p w14:paraId="40BF7652" w14:textId="088AA021" w:rsidR="006F70DF" w:rsidRPr="006F70DF" w:rsidRDefault="006F70DF">
            <w:pPr>
              <w:rPr>
                <w:strike/>
              </w:rPr>
            </w:pPr>
          </w:p>
        </w:tc>
      </w:tr>
      <w:bookmarkStart w:id="21" w:name="BidDeadline"/>
      <w:bookmarkEnd w:id="21"/>
      <w:tr w:rsidR="00EA6AEC" w14:paraId="4A26A5C8" w14:textId="77777777" w:rsidTr="1CB3E8F5">
        <w:trPr>
          <w:trHeight w:val="975"/>
          <w:jc w:val="center"/>
        </w:trPr>
        <w:tc>
          <w:tcPr>
            <w:tcW w:w="4667" w:type="dxa"/>
          </w:tcPr>
          <w:p w14:paraId="032B6DE7" w14:textId="77777777" w:rsidR="009F5ED0" w:rsidRDefault="003D1366">
            <w:pPr>
              <w:spacing w:after="120"/>
              <w:rPr>
                <w:b/>
              </w:rPr>
            </w:pPr>
            <w:r>
              <w:rPr>
                <w:b/>
                <w:color w:val="6600FF"/>
              </w:rPr>
              <w:fldChar w:fldCharType="begin"/>
            </w:r>
            <w:r>
              <w:rPr>
                <w:b/>
                <w:color w:val="6600FF"/>
              </w:rPr>
              <w:instrText xml:space="preserve"> HYPERLINK  \l "_Late_Bids_will" </w:instrText>
            </w:r>
            <w:r>
              <w:rPr>
                <w:b/>
                <w:color w:val="6600FF"/>
              </w:rPr>
            </w:r>
            <w:r>
              <w:rPr>
                <w:b/>
                <w:color w:val="6600FF"/>
              </w:rPr>
              <w:fldChar w:fldCharType="separate"/>
            </w:r>
            <w:r>
              <w:rPr>
                <w:rStyle w:val="Hyperlink"/>
                <w:b/>
                <w:color w:val="6600FF"/>
              </w:rPr>
              <w:t>Deadline for Quotes/Bid Responses</w:t>
            </w:r>
            <w:r>
              <w:rPr>
                <w:b/>
                <w:color w:val="6600FF"/>
              </w:rPr>
              <w:fldChar w:fldCharType="end"/>
            </w:r>
            <w:r>
              <w:rPr>
                <w:b/>
              </w:rPr>
              <w:t xml:space="preserve"> (“Bid Opening Date/Time” in COMMBUYS) </w:t>
            </w:r>
          </w:p>
        </w:tc>
        <w:tc>
          <w:tcPr>
            <w:tcW w:w="3536" w:type="dxa"/>
            <w:tcBorders>
              <w:top w:val="single" w:sz="6" w:space="0" w:color="auto"/>
              <w:bottom w:val="single" w:sz="6" w:space="0" w:color="auto"/>
            </w:tcBorders>
          </w:tcPr>
          <w:p w14:paraId="3423DE55" w14:textId="7749C8A6" w:rsidR="009F5ED0" w:rsidRDefault="1F1F7D32" w:rsidP="70A23B0E">
            <w:pPr>
              <w:rPr>
                <w:b/>
                <w:bCs/>
              </w:rPr>
            </w:pPr>
            <w:bookmarkStart w:id="22" w:name="DateDue"/>
            <w:bookmarkEnd w:id="22"/>
            <w:r w:rsidRPr="72E8DAD8">
              <w:rPr>
                <w:b/>
                <w:bCs/>
              </w:rPr>
              <w:t>February 18, 2026, 3:00pm</w:t>
            </w:r>
          </w:p>
          <w:p w14:paraId="5F152B2F" w14:textId="77777777" w:rsidR="009F5ED0" w:rsidRDefault="003D1366">
            <w:r>
              <w:rPr>
                <w:b/>
              </w:rPr>
              <w:t>Late bids will not be considered.</w:t>
            </w:r>
            <w:r>
              <w:t xml:space="preserve"> </w:t>
            </w:r>
          </w:p>
        </w:tc>
      </w:tr>
      <w:tr w:rsidR="00EA6AEC" w14:paraId="64983AD2" w14:textId="77777777" w:rsidTr="1CB3E8F5">
        <w:trPr>
          <w:trHeight w:val="975"/>
          <w:jc w:val="center"/>
        </w:trPr>
        <w:tc>
          <w:tcPr>
            <w:tcW w:w="4667" w:type="dxa"/>
          </w:tcPr>
          <w:p w14:paraId="47B2BF39" w14:textId="77777777" w:rsidR="009F5ED0" w:rsidRDefault="003D1366">
            <w:pPr>
              <w:rPr>
                <w:b/>
              </w:rPr>
            </w:pPr>
            <w:r>
              <w:rPr>
                <w:b/>
              </w:rPr>
              <w:t>Notification of Apparent Successful Bidder(s) (Estimated)</w:t>
            </w:r>
          </w:p>
        </w:tc>
        <w:tc>
          <w:tcPr>
            <w:tcW w:w="3536" w:type="dxa"/>
            <w:tcBorders>
              <w:top w:val="single" w:sz="6" w:space="0" w:color="auto"/>
              <w:bottom w:val="single" w:sz="6" w:space="0" w:color="auto"/>
            </w:tcBorders>
          </w:tcPr>
          <w:p w14:paraId="2F5ED82E" w14:textId="798F5854" w:rsidR="009F5ED0" w:rsidRDefault="2A784793">
            <w:r>
              <w:t>February 27, 2026</w:t>
            </w:r>
          </w:p>
        </w:tc>
      </w:tr>
      <w:tr w:rsidR="00EA6AEC" w14:paraId="05F94FEA" w14:textId="77777777" w:rsidTr="1CB3E8F5">
        <w:trPr>
          <w:trHeight w:val="1056"/>
          <w:jc w:val="center"/>
        </w:trPr>
        <w:tc>
          <w:tcPr>
            <w:tcW w:w="4667" w:type="dxa"/>
          </w:tcPr>
          <w:p w14:paraId="3F156986" w14:textId="77777777" w:rsidR="009F5ED0" w:rsidRDefault="003D1366">
            <w:pPr>
              <w:rPr>
                <w:b/>
              </w:rPr>
            </w:pPr>
            <w:r>
              <w:rPr>
                <w:b/>
              </w:rPr>
              <w:t>Estimated Contract Start Date (actual start date will be the contract effective date, which is the date the contract is executed by the parties)</w:t>
            </w:r>
          </w:p>
        </w:tc>
        <w:tc>
          <w:tcPr>
            <w:tcW w:w="3536" w:type="dxa"/>
            <w:tcBorders>
              <w:top w:val="single" w:sz="6" w:space="0" w:color="auto"/>
              <w:bottom w:val="single" w:sz="6" w:space="0" w:color="auto"/>
            </w:tcBorders>
          </w:tcPr>
          <w:p w14:paraId="337E0E5A" w14:textId="2DA5CA72" w:rsidR="009F5ED0" w:rsidRDefault="32A279B3">
            <w:pPr>
              <w:rPr>
                <w:highlight w:val="yellow"/>
              </w:rPr>
            </w:pPr>
            <w:r>
              <w:t>July 1, 2026</w:t>
            </w:r>
          </w:p>
        </w:tc>
      </w:tr>
    </w:tbl>
    <w:p w14:paraId="487B86D8" w14:textId="209C6625" w:rsidR="009F5ED0" w:rsidRDefault="003D1366" w:rsidP="002C0C93">
      <w:pPr>
        <w:spacing w:line="259" w:lineRule="auto"/>
      </w:pPr>
      <w:r>
        <w:t xml:space="preserve"> </w:t>
      </w:r>
    </w:p>
    <w:p w14:paraId="45F0E735" w14:textId="77777777" w:rsidR="009F5ED0" w:rsidRDefault="003D1366">
      <w:pPr>
        <w:pStyle w:val="HeadText2"/>
      </w:pPr>
      <w:bookmarkStart w:id="23" w:name="Training"/>
      <w:bookmarkEnd w:id="23"/>
      <w:r>
        <w:t>Note: See Appendix 3 "Instructions for Vendors Responding to Bids Electronically through COMMBUYS" for instructions on how to register for live webinar and additional trainings that may be helpful to prospective bidders.</w:t>
      </w:r>
    </w:p>
    <w:p w14:paraId="45E2B4D2" w14:textId="77777777" w:rsidR="009F5ED0" w:rsidRDefault="003D1366">
      <w:pPr>
        <w:pStyle w:val="HeadText2"/>
      </w:pPr>
      <w:r>
        <w:t xml:space="preserve">Visit </w:t>
      </w:r>
      <w:hyperlink r:id="rId19" w:history="1">
        <w:r w:rsidR="009F5ED0">
          <w:rPr>
            <w:rStyle w:val="Hyperlink"/>
          </w:rPr>
          <w:t>https://attendee.gototraining.com/957t1/catalog/894414649161911296?tz=America/New_York</w:t>
        </w:r>
      </w:hyperlink>
      <w:r>
        <w:t xml:space="preserve"> for additional Instructor-Led Training and Webinar dates.</w:t>
      </w:r>
    </w:p>
    <w:p w14:paraId="253FAA97" w14:textId="77777777" w:rsidR="009F5ED0" w:rsidRDefault="003D1366">
      <w:pPr>
        <w:pStyle w:val="HeadText2"/>
      </w:pPr>
      <w:r>
        <w:t>Times are Eastern Time (US), as displayed on the COMMBUYS system clock after logging in. If there is a conflict between the dates in this Procurement Calendar and dates in the Bid’s Header, the dates in the Bid’s Header on COMMBUYS shall prevail. Bidders are responsible for checking the Bid record, including Bid Q &amp; A, on COMMBUYS for Procurement Calendar updates.</w:t>
      </w:r>
    </w:p>
    <w:p w14:paraId="16803594" w14:textId="77777777" w:rsidR="009F5ED0" w:rsidRDefault="003D1366" w:rsidP="00C53AE0">
      <w:pPr>
        <w:pStyle w:val="Heading3"/>
      </w:pPr>
      <w:bookmarkStart w:id="24" w:name="_Submission_of_Bid"/>
      <w:bookmarkStart w:id="25" w:name="_Toc213417986"/>
      <w:bookmarkStart w:id="26" w:name="_Toc215743070"/>
      <w:bookmarkStart w:id="27" w:name="_Toc218847567"/>
      <w:bookmarkEnd w:id="24"/>
      <w:r>
        <w:t>Submission of Bid Questions</w:t>
      </w:r>
      <w:bookmarkEnd w:id="25"/>
      <w:bookmarkEnd w:id="26"/>
      <w:bookmarkEnd w:id="27"/>
    </w:p>
    <w:p w14:paraId="4F94369F" w14:textId="77777777" w:rsidR="009F5ED0" w:rsidRDefault="003D1366">
      <w:pPr>
        <w:pStyle w:val="HeadText3"/>
      </w:pPr>
      <w:r>
        <w:t>The “Bid Q &amp; A” function in COMMBUYS allows Bidders to ask written questions and receive written answers regarding this Bid. To locate the Bid Q &amp; A, log into COMMBUYS, locate the Bid, acknowledge receipt of the Bid, and scroll down to the bottom of the Bid Header page. The “Bid Q &amp; A” button allows Bidder’s access to the Bid Q &amp; A page.</w:t>
      </w:r>
    </w:p>
    <w:p w14:paraId="04005306" w14:textId="77777777" w:rsidR="009F5ED0" w:rsidRDefault="003D1366">
      <w:pPr>
        <w:pStyle w:val="HeadText3"/>
      </w:pPr>
      <w:r>
        <w:t xml:space="preserve"> All questions must be submitted through the Bid Q &amp; A page. Questions must be asked prior to the </w:t>
      </w:r>
      <w:hyperlink w:anchor="QADeadline" w:history="1">
        <w:r w:rsidR="009F5ED0">
          <w:rPr>
            <w:rStyle w:val="Hyperlink"/>
          </w:rPr>
          <w:t>Deadline stated in the Estimated Procurement Calendar</w:t>
        </w:r>
      </w:hyperlink>
      <w:r>
        <w:t>. The Strategic Sourcing Team (SST) reserves the right not to respond to late questions. Bidders are responsible for verifying that their questions are recorded in COMMBUYS and appear on the Bid Q &amp; A page.</w:t>
      </w:r>
    </w:p>
    <w:p w14:paraId="1B7DB7D1" w14:textId="77777777" w:rsidR="009F5ED0" w:rsidRDefault="003D1366">
      <w:pPr>
        <w:pStyle w:val="HeadText3"/>
      </w:pPr>
      <w:r>
        <w:t xml:space="preserve">Questions submitted to the SST outside of COMMBUYS will not be answered. </w:t>
      </w:r>
    </w:p>
    <w:p w14:paraId="41018DF7" w14:textId="77777777" w:rsidR="009F5ED0" w:rsidRDefault="003D1366">
      <w:pPr>
        <w:pStyle w:val="HeadText3"/>
      </w:pPr>
      <w:r>
        <w:t>Content entered must be suitable for public viewing. Bidders must not include inappropriate content, including but not limited to, information that could be considered personal, security sensitive, inflammatory, incorrect, or collusory. The SST reserves the right to edit or delete any inappropriate content.</w:t>
      </w:r>
    </w:p>
    <w:p w14:paraId="73B009AE" w14:textId="77777777" w:rsidR="009F5ED0" w:rsidRDefault="003D1366">
      <w:pPr>
        <w:pStyle w:val="HeadText3"/>
        <w:rPr>
          <w:b/>
        </w:rPr>
      </w:pPr>
      <w:r>
        <w:rPr>
          <w:b/>
        </w:rPr>
        <w:t>All answers are final when posted. Any subsequent revisions to previously provided answers will be dated.</w:t>
      </w:r>
    </w:p>
    <w:p w14:paraId="7B9D6C6B" w14:textId="0CA5E6B2" w:rsidR="009F5ED0" w:rsidRDefault="008B0A30" w:rsidP="00C53AE0">
      <w:pPr>
        <w:pStyle w:val="Heading3"/>
      </w:pPr>
      <w:bookmarkStart w:id="28" w:name="_Bid_Amendment_Deadline"/>
      <w:bookmarkStart w:id="29" w:name="_Oral_Presentations/Product_Demonstr"/>
      <w:bookmarkStart w:id="30" w:name="_Late_Bids_will"/>
      <w:bookmarkStart w:id="31" w:name="_Toc218847568"/>
      <w:bookmarkEnd w:id="28"/>
      <w:bookmarkEnd w:id="29"/>
      <w:bookmarkEnd w:id="30"/>
      <w:r>
        <w:t>Late Bids will not be Considered</w:t>
      </w:r>
      <w:bookmarkEnd w:id="31"/>
    </w:p>
    <w:p w14:paraId="6155417A" w14:textId="77777777" w:rsidR="009F5ED0" w:rsidRDefault="003D1366">
      <w:pPr>
        <w:pStyle w:val="HeadText3"/>
      </w:pPr>
      <w:r>
        <w:t>Bid responses must be received in full by the bid opening date and time shown on COMMBUYS ("Bid Opening Date/Time", i.e., the Deadline for Quotes/Bid Responses). Proposals received after the deadline will be ineligible for consideration and deemed non-responsive. Each bidder/offeror must submit all required bid response forms electronically through COMMBUYS. When submitting a quote electronically through COMMBUYS, please allow sufficient time to complete any online forms and upload documents. If you are in the middle of uploading your proposal when the deadline is reached, the system will stop the process and you will be unable to submit your Quote. It is recommended that Quotes be submitted as far in advance as possible before the deadline to allow time to obtain assistance from the OSD Help Desk if needed.</w:t>
      </w:r>
    </w:p>
    <w:p w14:paraId="6D98185B" w14:textId="3A05EFD5" w:rsidR="688E1471" w:rsidRDefault="688E1471" w:rsidP="688E1471">
      <w:pPr>
        <w:pStyle w:val="HeadText3"/>
      </w:pPr>
    </w:p>
    <w:p w14:paraId="7D6ECD20" w14:textId="77777777" w:rsidR="009F5ED0" w:rsidRDefault="003D1366" w:rsidP="00C53AE0">
      <w:pPr>
        <w:pStyle w:val="Heading2"/>
      </w:pPr>
      <w:bookmarkStart w:id="32" w:name="_Toc213417991"/>
      <w:bookmarkStart w:id="33" w:name="_Toc215743075"/>
      <w:bookmarkStart w:id="34" w:name="_Toc218847569"/>
      <w:r>
        <w:lastRenderedPageBreak/>
        <w:t>Additional Bid Information</w:t>
      </w:r>
      <w:bookmarkEnd w:id="32"/>
      <w:bookmarkEnd w:id="33"/>
      <w:bookmarkEnd w:id="34"/>
    </w:p>
    <w:p w14:paraId="1EC046C7" w14:textId="0ACE25E7" w:rsidR="009F5ED0" w:rsidRDefault="003D1366" w:rsidP="00C53AE0">
      <w:pPr>
        <w:pStyle w:val="Heading3"/>
      </w:pPr>
      <w:bookmarkStart w:id="35" w:name="_Toc213417992"/>
      <w:bookmarkStart w:id="36" w:name="_Toc215743076"/>
      <w:bookmarkStart w:id="37" w:name="_Toc218847570"/>
      <w:r>
        <w:t>Anticipated Contract Duration</w:t>
      </w:r>
      <w:bookmarkEnd w:id="35"/>
      <w:bookmarkEnd w:id="36"/>
      <w:r w:rsidR="003043C6">
        <w:t>, Transition to ITS86 and OSD’s Administrative Fee of 1%</w:t>
      </w:r>
      <w:bookmarkEnd w:id="37"/>
    </w:p>
    <w:p w14:paraId="48A3F831" w14:textId="77777777" w:rsidR="003043C6" w:rsidRDefault="003043C6">
      <w:pPr>
        <w:pStyle w:val="HeadText3"/>
      </w:pPr>
    </w:p>
    <w:p w14:paraId="51680766" w14:textId="142FEB50" w:rsidR="003043C6" w:rsidRDefault="003D1366" w:rsidP="003043C6">
      <w:pPr>
        <w:pStyle w:val="HeadText3"/>
      </w:pPr>
      <w:r>
        <w:t xml:space="preserve">The term of this Contract is </w:t>
      </w:r>
      <w:r w:rsidR="468A1462">
        <w:t>three</w:t>
      </w:r>
      <w:r>
        <w:t xml:space="preserve"> (</w:t>
      </w:r>
      <w:r w:rsidR="3FE6C28E">
        <w:t>3</w:t>
      </w:r>
      <w:r>
        <w:t>) years. There is no option to renew. The maximum end date of this contract is June 30, 20</w:t>
      </w:r>
      <w:r w:rsidR="11F0EFA3">
        <w:t>29</w:t>
      </w:r>
      <w:r>
        <w:t xml:space="preserve">. </w:t>
      </w:r>
    </w:p>
    <w:p w14:paraId="7DC16DBE" w14:textId="28FCD16F" w:rsidR="003043C6" w:rsidRPr="003043C6" w:rsidRDefault="003043C6" w:rsidP="003043C6">
      <w:pPr>
        <w:pStyle w:val="HeadText3"/>
      </w:pPr>
      <w:r w:rsidRPr="003043C6">
        <w:t xml:space="preserve">The resulting contract from this Request for Responses </w:t>
      </w:r>
      <w:r w:rsidR="00387C77">
        <w:t>will</w:t>
      </w:r>
      <w:r w:rsidRPr="003043C6">
        <w:t xml:space="preserve"> be transitioned to the</w:t>
      </w:r>
      <w:r w:rsidR="000D3F75">
        <w:t xml:space="preserve"> Statewide Contract</w:t>
      </w:r>
      <w:r w:rsidRPr="003043C6">
        <w:t xml:space="preserve"> ITS86 if and when the selected vendor becomes an approved vendor under ITS86.</w:t>
      </w:r>
    </w:p>
    <w:p w14:paraId="009C1933" w14:textId="77777777" w:rsidR="003043C6" w:rsidRPr="003043C6" w:rsidRDefault="003043C6" w:rsidP="003043C6">
      <w:pPr>
        <w:pStyle w:val="HeadText3"/>
      </w:pPr>
      <w:r w:rsidRPr="003043C6">
        <w:t>Statewide contracts established by the Operational Services Division (OSD), including ITS86, include a one percent (1%) administrative fee applicable to purchases made under the statewide contract. This information is provided for planning and pricing transparency to ensure continuity of pricing for end customers upon transition to ITS86.</w:t>
      </w:r>
    </w:p>
    <w:p w14:paraId="7F7F60B6" w14:textId="77777777" w:rsidR="003043C6" w:rsidRPr="003043C6" w:rsidRDefault="003043C6" w:rsidP="003043C6">
      <w:pPr>
        <w:pStyle w:val="HeadText3"/>
      </w:pPr>
      <w:r w:rsidRPr="003043C6">
        <w:t>While the contract is held by the Executive Office of Technology Services and Security (EOTSS), the administrative fee will not apply. However, to maintain consistent pricing, the successful bidder shall reflect this consideration by providing a one percent (1%) credit on applicable invoices during this period.</w:t>
      </w:r>
    </w:p>
    <w:p w14:paraId="3FAAE82A" w14:textId="77777777" w:rsidR="00F91C64" w:rsidRDefault="00F91C64" w:rsidP="00E812EF">
      <w:pPr>
        <w:pStyle w:val="HeadText3"/>
        <w:ind w:left="0"/>
      </w:pPr>
    </w:p>
    <w:p w14:paraId="2B1FFB93" w14:textId="77777777" w:rsidR="009F5ED0" w:rsidRDefault="003D1366" w:rsidP="00C53AE0">
      <w:pPr>
        <w:pStyle w:val="Heading3"/>
      </w:pPr>
      <w:bookmarkStart w:id="38" w:name="_Toc213417994"/>
      <w:bookmarkStart w:id="39" w:name="_Toc215743078"/>
      <w:bookmarkStart w:id="40" w:name="_Toc218847571"/>
      <w:r>
        <w:t>Estimated Value of the Contract</w:t>
      </w:r>
      <w:bookmarkEnd w:id="38"/>
      <w:bookmarkEnd w:id="39"/>
      <w:bookmarkEnd w:id="40"/>
    </w:p>
    <w:p w14:paraId="6ED85998" w14:textId="5E271DB0" w:rsidR="009F5ED0" w:rsidRDefault="003D1366" w:rsidP="00F91C64">
      <w:pPr>
        <w:pStyle w:val="HeadText3"/>
      </w:pPr>
      <w:r>
        <w:t>The estimated value of purchase(s) resulting from this Bid is $</w:t>
      </w:r>
      <w:r w:rsidR="0E54991B">
        <w:t>100 million over the 3-year term</w:t>
      </w:r>
      <w:r>
        <w:t>. The Commonwealth makes no guarantee that any commodities or services will be purchased from any Contract resulting from this Bid. Any estimates or past procurement volumes referenced in this Bid are included only for the convenience of Bidders and are not to be relied upon as any indication of future purchase levels</w:t>
      </w:r>
    </w:p>
    <w:p w14:paraId="7CF20DCF" w14:textId="77777777" w:rsidR="009F5ED0" w:rsidRDefault="009F5ED0">
      <w:pPr>
        <w:pStyle w:val="HeadText3"/>
      </w:pPr>
    </w:p>
    <w:p w14:paraId="6D08A61F" w14:textId="77777777" w:rsidR="009F5ED0" w:rsidRDefault="003D1366" w:rsidP="00C53AE0">
      <w:pPr>
        <w:pStyle w:val="Heading3"/>
      </w:pPr>
      <w:bookmarkStart w:id="41" w:name="_Toc213417995"/>
      <w:bookmarkStart w:id="42" w:name="_Toc215743079"/>
      <w:bookmarkStart w:id="43" w:name="_Toc218847572"/>
      <w:r>
        <w:t>Estimated Number of Awards</w:t>
      </w:r>
      <w:bookmarkEnd w:id="41"/>
      <w:bookmarkEnd w:id="42"/>
      <w:bookmarkEnd w:id="43"/>
    </w:p>
    <w:p w14:paraId="7FD9F110" w14:textId="79E55C13" w:rsidR="009F5ED0" w:rsidRDefault="003D1366">
      <w:pPr>
        <w:pStyle w:val="HeadText3"/>
      </w:pPr>
      <w:r>
        <w:t xml:space="preserve">The target maximum number of Contracts </w:t>
      </w:r>
      <w:r w:rsidR="00C54CED">
        <w:t xml:space="preserve">is </w:t>
      </w:r>
      <w:r w:rsidR="00935E91">
        <w:t>one (</w:t>
      </w:r>
      <w:r w:rsidR="00C54CED">
        <w:t>1</w:t>
      </w:r>
      <w:r w:rsidR="00935E91">
        <w:t>)</w:t>
      </w:r>
      <w:r>
        <w:t>. The SST may award more or fewer contracts, if it is in the best interests of the Commonwealth to do so.</w:t>
      </w:r>
    </w:p>
    <w:p w14:paraId="77F488BC" w14:textId="1CE22C04" w:rsidR="009F5ED0" w:rsidRDefault="003D1366" w:rsidP="00C53AE0">
      <w:pPr>
        <w:pStyle w:val="Heading3"/>
      </w:pPr>
      <w:bookmarkStart w:id="44" w:name="_Toc213417996"/>
      <w:bookmarkStart w:id="45" w:name="_Toc215743080"/>
      <w:bookmarkStart w:id="46" w:name="_Toc218847573"/>
      <w:r>
        <w:t>Adding Contractors after initial Contract Award</w:t>
      </w:r>
      <w:bookmarkEnd w:id="44"/>
      <w:bookmarkEnd w:id="45"/>
      <w:bookmarkEnd w:id="46"/>
    </w:p>
    <w:p w14:paraId="7B2E9432" w14:textId="320D756F" w:rsidR="009F5ED0" w:rsidRDefault="003D1366">
      <w:pPr>
        <w:pStyle w:val="HeadText3"/>
      </w:pPr>
      <w:r>
        <w:t xml:space="preserve">If, over the life of the Contract, the SST determines that additional Contractors should be added in order to meet the requirements of the Commonwealth, these may first be drawn from qualified companies which responded to this Bid but were not awarded contracts and/or the Bid may be reopened to obtain additional Quotes. </w:t>
      </w:r>
    </w:p>
    <w:p w14:paraId="44F844C4" w14:textId="61AFAE43" w:rsidR="009F5ED0" w:rsidRDefault="003D1366">
      <w:pPr>
        <w:pStyle w:val="HeadText3"/>
      </w:pPr>
      <w:r>
        <w:t>The SST may add services to the Contract that are directly related to the contract scope, that is, acquisition and use of software products and related services. This might include a new software delivery model that is not well accommodated by the current contract terms.</w:t>
      </w:r>
    </w:p>
    <w:p w14:paraId="0372DDC3" w14:textId="15D7EC61" w:rsidR="009F5ED0" w:rsidRDefault="003D1366">
      <w:pPr>
        <w:pStyle w:val="HeadText3"/>
      </w:pPr>
      <w:r>
        <w:t>For the above services, the Commonwealth may elect to solicit proposals for these services/licensing models from the current awardees, or from the open market.Any other types of services will be solicited from the open market, with current awardees being eligible to bid.</w:t>
      </w:r>
    </w:p>
    <w:p w14:paraId="68B22B0C" w14:textId="77777777" w:rsidR="009F5ED0" w:rsidRDefault="009F5ED0">
      <w:pPr>
        <w:pStyle w:val="HeadText3"/>
      </w:pPr>
    </w:p>
    <w:p w14:paraId="73DD8B73" w14:textId="77777777" w:rsidR="009F5ED0" w:rsidRDefault="003D1366" w:rsidP="00C53AE0">
      <w:pPr>
        <w:pStyle w:val="Heading3"/>
      </w:pPr>
      <w:bookmarkStart w:id="47" w:name="_Toc215743081"/>
      <w:bookmarkStart w:id="48" w:name="_Toc218847574"/>
      <w:bookmarkStart w:id="49" w:name="_Toc213417997"/>
      <w:r>
        <w:t>Acquisition Method(s):</w:t>
      </w:r>
      <w:bookmarkEnd w:id="47"/>
      <w:bookmarkEnd w:id="48"/>
      <w:r>
        <w:t xml:space="preserve"> </w:t>
      </w:r>
      <w:bookmarkStart w:id="50" w:name="fld_PurchaseType"/>
      <w:bookmarkEnd w:id="49"/>
      <w:bookmarkEnd w:id="50"/>
    </w:p>
    <w:p w14:paraId="153BA268" w14:textId="77777777" w:rsidR="009F5ED0" w:rsidRDefault="003D1366">
      <w:pPr>
        <w:pStyle w:val="HeadText3"/>
      </w:pPr>
      <w:r>
        <w:t>The acquisition method(s) to acquire goods and/or services from this Solicitation are outright purchase; software subscription, monthly, annual, or other time unit service charges; fee for service (time and materials or fixed price); and license.</w:t>
      </w:r>
    </w:p>
    <w:p w14:paraId="38D5DEAF" w14:textId="77777777" w:rsidR="009F5ED0" w:rsidRDefault="009F5ED0">
      <w:pPr>
        <w:ind w:left="900"/>
      </w:pPr>
    </w:p>
    <w:tbl>
      <w:tblPr>
        <w:tblStyle w:val="TableGrid"/>
        <w:tblW w:w="0" w:type="auto"/>
        <w:tblInd w:w="1098" w:type="dxa"/>
        <w:tblLook w:val="04A0" w:firstRow="1" w:lastRow="0" w:firstColumn="1" w:lastColumn="0" w:noHBand="0" w:noVBand="1"/>
      </w:tblPr>
      <w:tblGrid>
        <w:gridCol w:w="2057"/>
        <w:gridCol w:w="7635"/>
      </w:tblGrid>
      <w:tr w:rsidR="00EA6AEC" w14:paraId="782D816E" w14:textId="77777777" w:rsidTr="70A23B0E">
        <w:trPr>
          <w:tblHeader/>
        </w:trPr>
        <w:tc>
          <w:tcPr>
            <w:tcW w:w="2070" w:type="dxa"/>
            <w:shd w:val="clear" w:color="auto" w:fill="C6D9F1" w:themeFill="text2" w:themeFillTint="33"/>
          </w:tcPr>
          <w:p w14:paraId="7FCCA1E2" w14:textId="77777777" w:rsidR="009F5ED0" w:rsidRDefault="003D1366">
            <w:pPr>
              <w:jc w:val="center"/>
              <w:rPr>
                <w:rFonts w:cs="Arial"/>
                <w:b/>
              </w:rPr>
            </w:pPr>
            <w:r>
              <w:rPr>
                <w:rFonts w:cs="Arial"/>
                <w:b/>
              </w:rPr>
              <w:lastRenderedPageBreak/>
              <w:t>Check All Applicable (“X”):</w:t>
            </w:r>
          </w:p>
        </w:tc>
        <w:tc>
          <w:tcPr>
            <w:tcW w:w="7740" w:type="dxa"/>
            <w:shd w:val="clear" w:color="auto" w:fill="C6D9F1" w:themeFill="text2" w:themeFillTint="33"/>
          </w:tcPr>
          <w:p w14:paraId="686B51C9" w14:textId="77777777" w:rsidR="009F5ED0" w:rsidRDefault="003D1366">
            <w:pPr>
              <w:jc w:val="center"/>
              <w:rPr>
                <w:rFonts w:cs="Arial"/>
                <w:b/>
              </w:rPr>
            </w:pPr>
            <w:r>
              <w:rPr>
                <w:rFonts w:cs="Arial"/>
                <w:b/>
              </w:rPr>
              <w:t>Category</w:t>
            </w:r>
          </w:p>
        </w:tc>
      </w:tr>
      <w:tr w:rsidR="00EA6AEC" w14:paraId="28B12342" w14:textId="77777777" w:rsidTr="70A23B0E">
        <w:trPr>
          <w:tblHeader/>
        </w:trPr>
        <w:tc>
          <w:tcPr>
            <w:tcW w:w="2070" w:type="dxa"/>
            <w:vAlign w:val="center"/>
          </w:tcPr>
          <w:p w14:paraId="04CB4B01" w14:textId="75479CB0" w:rsidR="009F5ED0" w:rsidRDefault="00E95DC0">
            <w:pPr>
              <w:jc w:val="center"/>
              <w:rPr>
                <w:rFonts w:cs="Arial"/>
              </w:rPr>
            </w:pPr>
            <w:r>
              <w:rPr>
                <w:rFonts w:ascii="Wingdings 2" w:eastAsia="Wingdings 2" w:hAnsi="Wingdings 2" w:cs="Wingdings 2"/>
                <w:sz w:val="28"/>
                <w:szCs w:val="28"/>
              </w:rPr>
              <w:t>£</w:t>
            </w:r>
          </w:p>
        </w:tc>
        <w:tc>
          <w:tcPr>
            <w:tcW w:w="7740" w:type="dxa"/>
          </w:tcPr>
          <w:p w14:paraId="06092A87" w14:textId="77777777" w:rsidR="009F5ED0" w:rsidRDefault="003D1366">
            <w:pPr>
              <w:rPr>
                <w:rFonts w:cs="Arial"/>
              </w:rPr>
            </w:pPr>
            <w:r>
              <w:rPr>
                <w:rFonts w:cs="Arial"/>
              </w:rPr>
              <w:t>Fee-For-Service</w:t>
            </w:r>
          </w:p>
        </w:tc>
      </w:tr>
      <w:tr w:rsidR="00EA6AEC" w14:paraId="0166A250" w14:textId="77777777" w:rsidTr="70A23B0E">
        <w:trPr>
          <w:tblHeader/>
        </w:trPr>
        <w:tc>
          <w:tcPr>
            <w:tcW w:w="2070" w:type="dxa"/>
            <w:vAlign w:val="center"/>
          </w:tcPr>
          <w:p w14:paraId="2EA266E1" w14:textId="58F88388" w:rsidR="009F5ED0" w:rsidRDefault="00E95DC0">
            <w:pPr>
              <w:jc w:val="center"/>
              <w:rPr>
                <w:rFonts w:cs="Arial"/>
              </w:rPr>
            </w:pPr>
            <w:r>
              <w:rPr>
                <w:rFonts w:ascii="Wingdings 2" w:eastAsia="Wingdings 2" w:hAnsi="Wingdings 2" w:cs="Wingdings 2"/>
                <w:sz w:val="28"/>
                <w:szCs w:val="28"/>
              </w:rPr>
              <w:t>£</w:t>
            </w:r>
          </w:p>
        </w:tc>
        <w:tc>
          <w:tcPr>
            <w:tcW w:w="7740" w:type="dxa"/>
          </w:tcPr>
          <w:p w14:paraId="27519FA7" w14:textId="77777777" w:rsidR="009F5ED0" w:rsidRDefault="003D1366">
            <w:pPr>
              <w:rPr>
                <w:rFonts w:cs="Arial"/>
              </w:rPr>
            </w:pPr>
            <w:r>
              <w:rPr>
                <w:rFonts w:cs="Arial"/>
              </w:rPr>
              <w:t>Outright Purchase</w:t>
            </w:r>
          </w:p>
        </w:tc>
      </w:tr>
      <w:tr w:rsidR="00EA6AEC" w14:paraId="344D055C" w14:textId="77777777" w:rsidTr="70A23B0E">
        <w:trPr>
          <w:tblHeader/>
        </w:trPr>
        <w:tc>
          <w:tcPr>
            <w:tcW w:w="2070" w:type="dxa"/>
            <w:vAlign w:val="center"/>
          </w:tcPr>
          <w:p w14:paraId="596D85F7" w14:textId="50DAE0A1" w:rsidR="009F5ED0" w:rsidRDefault="00E95DC0">
            <w:pPr>
              <w:jc w:val="center"/>
              <w:rPr>
                <w:rFonts w:cs="Arial"/>
              </w:rPr>
            </w:pPr>
            <w:r>
              <w:rPr>
                <w:rFonts w:ascii="Wingdings 2" w:eastAsia="Wingdings 2" w:hAnsi="Wingdings 2" w:cs="Wingdings 2"/>
                <w:sz w:val="28"/>
                <w:szCs w:val="28"/>
              </w:rPr>
              <w:t>£</w:t>
            </w:r>
          </w:p>
        </w:tc>
        <w:tc>
          <w:tcPr>
            <w:tcW w:w="7740" w:type="dxa"/>
          </w:tcPr>
          <w:p w14:paraId="59B949B2" w14:textId="77777777" w:rsidR="009F5ED0" w:rsidRDefault="003D1366">
            <w:pPr>
              <w:rPr>
                <w:rFonts w:cs="Arial"/>
              </w:rPr>
            </w:pPr>
            <w:r>
              <w:rPr>
                <w:rFonts w:cs="Arial"/>
              </w:rPr>
              <w:t>Rental (not to exceed 6 months)</w:t>
            </w:r>
          </w:p>
        </w:tc>
      </w:tr>
      <w:tr w:rsidR="00EA6AEC" w14:paraId="058C8C7F" w14:textId="77777777" w:rsidTr="70A23B0E">
        <w:trPr>
          <w:tblHeader/>
        </w:trPr>
        <w:tc>
          <w:tcPr>
            <w:tcW w:w="2070" w:type="dxa"/>
            <w:vAlign w:val="center"/>
          </w:tcPr>
          <w:p w14:paraId="09D37025" w14:textId="77E873BA" w:rsidR="009F5ED0" w:rsidRDefault="00E95DC0">
            <w:pPr>
              <w:jc w:val="center"/>
              <w:rPr>
                <w:rFonts w:cs="Arial"/>
              </w:rPr>
            </w:pPr>
            <w:r>
              <w:rPr>
                <w:rFonts w:ascii="Wingdings 2" w:eastAsia="Wingdings 2" w:hAnsi="Wingdings 2" w:cs="Wingdings 2"/>
                <w:sz w:val="28"/>
                <w:szCs w:val="28"/>
              </w:rPr>
              <w:t>£</w:t>
            </w:r>
          </w:p>
        </w:tc>
        <w:tc>
          <w:tcPr>
            <w:tcW w:w="7740" w:type="dxa"/>
          </w:tcPr>
          <w:p w14:paraId="0F81E721" w14:textId="77777777" w:rsidR="009F5ED0" w:rsidRDefault="003D1366">
            <w:pPr>
              <w:rPr>
                <w:rFonts w:cs="Arial"/>
              </w:rPr>
            </w:pPr>
            <w:r>
              <w:rPr>
                <w:rFonts w:cs="Arial"/>
              </w:rPr>
              <w:t>Term Lease</w:t>
            </w:r>
          </w:p>
        </w:tc>
      </w:tr>
      <w:tr w:rsidR="00EA6AEC" w14:paraId="3A116B2E" w14:textId="77777777" w:rsidTr="70A23B0E">
        <w:trPr>
          <w:tblHeader/>
        </w:trPr>
        <w:tc>
          <w:tcPr>
            <w:tcW w:w="2070" w:type="dxa"/>
            <w:vAlign w:val="center"/>
          </w:tcPr>
          <w:p w14:paraId="7BF69DC1" w14:textId="2BAC8E59" w:rsidR="009F5ED0" w:rsidRDefault="00E95DC0">
            <w:pPr>
              <w:jc w:val="center"/>
              <w:rPr>
                <w:rFonts w:cs="Arial"/>
              </w:rPr>
            </w:pPr>
            <w:r>
              <w:rPr>
                <w:rFonts w:ascii="Segoe UI Symbol" w:hAnsi="Segoe UI Symbol" w:cs="Arial"/>
                <w:sz w:val="28"/>
                <w:szCs w:val="28"/>
              </w:rPr>
              <w:t>☒</w:t>
            </w:r>
          </w:p>
        </w:tc>
        <w:tc>
          <w:tcPr>
            <w:tcW w:w="7740" w:type="dxa"/>
          </w:tcPr>
          <w:p w14:paraId="3F0EE91A" w14:textId="77777777" w:rsidR="009F5ED0" w:rsidRDefault="003D1366">
            <w:pPr>
              <w:rPr>
                <w:rFonts w:cs="Arial"/>
              </w:rPr>
            </w:pPr>
            <w:r>
              <w:rPr>
                <w:rFonts w:cs="Arial"/>
              </w:rPr>
              <w:t>License</w:t>
            </w:r>
          </w:p>
        </w:tc>
      </w:tr>
      <w:tr w:rsidR="00EA6AEC" w14:paraId="52750BAE" w14:textId="77777777" w:rsidTr="70A23B0E">
        <w:trPr>
          <w:tblHeader/>
        </w:trPr>
        <w:tc>
          <w:tcPr>
            <w:tcW w:w="2070" w:type="dxa"/>
            <w:vAlign w:val="center"/>
          </w:tcPr>
          <w:p w14:paraId="49498A4B" w14:textId="15DDB5D7" w:rsidR="009F5ED0" w:rsidRDefault="00E95DC0">
            <w:pPr>
              <w:jc w:val="center"/>
              <w:rPr>
                <w:rFonts w:cs="Arial"/>
              </w:rPr>
            </w:pPr>
            <w:r>
              <w:rPr>
                <w:rFonts w:ascii="Wingdings 2" w:eastAsia="Wingdings 2" w:hAnsi="Wingdings 2" w:cs="Wingdings 2"/>
                <w:sz w:val="28"/>
                <w:szCs w:val="28"/>
              </w:rPr>
              <w:t>£</w:t>
            </w:r>
          </w:p>
        </w:tc>
        <w:tc>
          <w:tcPr>
            <w:tcW w:w="7740" w:type="dxa"/>
          </w:tcPr>
          <w:p w14:paraId="254B3D22" w14:textId="77777777" w:rsidR="009F5ED0" w:rsidRDefault="003D1366">
            <w:pPr>
              <w:rPr>
                <w:rFonts w:cs="Arial"/>
              </w:rPr>
            </w:pPr>
            <w:r>
              <w:rPr>
                <w:rFonts w:cs="Arial"/>
              </w:rPr>
              <w:t>Other:</w:t>
            </w:r>
          </w:p>
        </w:tc>
      </w:tr>
    </w:tbl>
    <w:p w14:paraId="6F4DF33E" w14:textId="77777777" w:rsidR="009F5ED0" w:rsidRDefault="009F5ED0"/>
    <w:p w14:paraId="2ACBBA88" w14:textId="77777777" w:rsidR="009F5ED0" w:rsidRDefault="009F5ED0" w:rsidP="00C05E78">
      <w:pPr>
        <w:pStyle w:val="HeadText4"/>
        <w:ind w:left="0"/>
      </w:pPr>
      <w:bookmarkStart w:id="51" w:name="_Entities_Eligible_to"/>
      <w:bookmarkEnd w:id="51"/>
    </w:p>
    <w:p w14:paraId="64BFAC6D" w14:textId="77777777" w:rsidR="009F5ED0" w:rsidRDefault="003D1366" w:rsidP="00C53AE0">
      <w:pPr>
        <w:pStyle w:val="Heading1"/>
      </w:pPr>
      <w:bookmarkStart w:id="52" w:name="_Toc213417999"/>
      <w:bookmarkStart w:id="53" w:name="_Toc215743083"/>
      <w:bookmarkStart w:id="54" w:name="_Toc218847575"/>
      <w:r>
        <w:t>ADDITIONAL INFORMATION ON PROCUREMENT SCOPE</w:t>
      </w:r>
      <w:bookmarkEnd w:id="52"/>
      <w:bookmarkEnd w:id="53"/>
      <w:bookmarkEnd w:id="54"/>
    </w:p>
    <w:p w14:paraId="2846B434" w14:textId="132DBD7B" w:rsidR="009F5ED0" w:rsidRDefault="00007CB1" w:rsidP="00C53AE0">
      <w:pPr>
        <w:pStyle w:val="Heading2"/>
      </w:pPr>
      <w:bookmarkStart w:id="55" w:name="_Toc213418000"/>
      <w:bookmarkStart w:id="56" w:name="_Toc215743084"/>
      <w:bookmarkStart w:id="57" w:name="_Toc218847576"/>
      <w:r>
        <w:t>Description of S</w:t>
      </w:r>
      <w:r w:rsidR="00C870BA">
        <w:t>olution and Services</w:t>
      </w:r>
      <w:bookmarkEnd w:id="55"/>
      <w:bookmarkEnd w:id="56"/>
      <w:bookmarkEnd w:id="57"/>
    </w:p>
    <w:p w14:paraId="1982EC33" w14:textId="01043ED3" w:rsidR="00C870BA" w:rsidRDefault="00D47CA2" w:rsidP="00C870BA">
      <w:pPr>
        <w:pStyle w:val="HeadText2"/>
      </w:pPr>
      <w:r>
        <w:t xml:space="preserve">  </w:t>
      </w:r>
      <w:r w:rsidR="000A16C4">
        <w:t>EOTSS</w:t>
      </w:r>
      <w:r w:rsidR="00C031E0">
        <w:t xml:space="preserve"> is issuing this </w:t>
      </w:r>
      <w:r w:rsidR="23E63D15">
        <w:t>RF</w:t>
      </w:r>
      <w:r w:rsidR="35CADAC1">
        <w:t>R</w:t>
      </w:r>
      <w:r w:rsidR="00C031E0">
        <w:t xml:space="preserve"> to purchase </w:t>
      </w:r>
      <w:r w:rsidR="00E868E9">
        <w:t xml:space="preserve">Microsoft products. </w:t>
      </w:r>
    </w:p>
    <w:p w14:paraId="7865D01C" w14:textId="1793FE43" w:rsidR="00974A3E" w:rsidRDefault="00974A3E" w:rsidP="001B0808">
      <w:pPr>
        <w:pStyle w:val="HeadText2"/>
        <w:ind w:left="720"/>
      </w:pPr>
      <w:r>
        <w:t xml:space="preserve">The desired term for the new Enterprise Agreement </w:t>
      </w:r>
      <w:r w:rsidR="00E868E9">
        <w:t xml:space="preserve">for Microsoft products </w:t>
      </w:r>
      <w:r>
        <w:t>is three (3) years, commencing on July 1, 2026</w:t>
      </w:r>
      <w:r w:rsidR="7DDBF60D">
        <w:t>,</w:t>
      </w:r>
      <w:r>
        <w:t xml:space="preserve"> and ending on June 30, 2029, with an anniversary date of July 1 for each year. The EA should be structured with annual payments and include true-up rights consistent with Microsoft’s government EA terms.</w:t>
      </w:r>
    </w:p>
    <w:p w14:paraId="5E4FA52D" w14:textId="238E0C96" w:rsidR="00974A3E" w:rsidRDefault="00974A3E" w:rsidP="001B0808">
      <w:pPr>
        <w:pStyle w:val="HeadText2"/>
        <w:ind w:left="720"/>
      </w:pPr>
      <w:r>
        <w:t>Pricing must be valid and fixed for at least 3 years following execution of the Enterprise Agreement.</w:t>
      </w:r>
    </w:p>
    <w:p w14:paraId="1B12223C" w14:textId="3080A775" w:rsidR="00974A3E" w:rsidRDefault="00974A3E" w:rsidP="002C0C93">
      <w:pPr>
        <w:pStyle w:val="HeadText2"/>
        <w:ind w:left="720"/>
      </w:pPr>
      <w:r>
        <w:t>The Enterprise Agreement must cover the following products and quantities:</w:t>
      </w:r>
    </w:p>
    <w:tbl>
      <w:tblPr>
        <w:tblW w:w="10240" w:type="dxa"/>
        <w:tblInd w:w="607" w:type="dxa"/>
        <w:tblLook w:val="04A0" w:firstRow="1" w:lastRow="0" w:firstColumn="1" w:lastColumn="0" w:noHBand="0" w:noVBand="1"/>
      </w:tblPr>
      <w:tblGrid>
        <w:gridCol w:w="7515"/>
        <w:gridCol w:w="1625"/>
        <w:gridCol w:w="1100"/>
      </w:tblGrid>
      <w:tr w:rsidR="00710AEB" w:rsidRPr="002C29B8" w14:paraId="4FE124C0" w14:textId="77777777" w:rsidTr="00D47CA2">
        <w:trPr>
          <w:trHeight w:val="290"/>
        </w:trPr>
        <w:tc>
          <w:tcPr>
            <w:tcW w:w="7515" w:type="dxa"/>
            <w:tcBorders>
              <w:top w:val="single" w:sz="4" w:space="0" w:color="000000" w:themeColor="text1"/>
              <w:left w:val="single" w:sz="4" w:space="0" w:color="000000" w:themeColor="text1"/>
              <w:bottom w:val="single" w:sz="4" w:space="0" w:color="000000" w:themeColor="text1"/>
              <w:right w:val="nil"/>
            </w:tcBorders>
            <w:noWrap/>
            <w:hideMark/>
          </w:tcPr>
          <w:p w14:paraId="32D2692D" w14:textId="77777777" w:rsidR="002C29B8" w:rsidRPr="002C29B8" w:rsidRDefault="7686D7DE" w:rsidP="70A23B0E">
            <w:pPr>
              <w:rPr>
                <w:rFonts w:ascii="Calibri" w:hAnsi="Calibri" w:cs="Calibri"/>
                <w:b/>
                <w:bCs/>
                <w:i/>
                <w:iCs/>
                <w:sz w:val="22"/>
                <w:szCs w:val="22"/>
              </w:rPr>
            </w:pPr>
            <w:r w:rsidRPr="70A23B0E">
              <w:rPr>
                <w:rFonts w:ascii="Calibri" w:hAnsi="Calibri" w:cs="Calibri"/>
                <w:b/>
                <w:bCs/>
                <w:i/>
                <w:iCs/>
                <w:sz w:val="22"/>
                <w:szCs w:val="22"/>
              </w:rPr>
              <w:t>Product Description</w:t>
            </w:r>
          </w:p>
        </w:tc>
        <w:tc>
          <w:tcPr>
            <w:tcW w:w="162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14:paraId="4D199F97" w14:textId="77777777" w:rsidR="002C29B8" w:rsidRPr="002C29B8" w:rsidRDefault="7686D7DE" w:rsidP="70A23B0E">
            <w:pPr>
              <w:jc w:val="center"/>
              <w:rPr>
                <w:rFonts w:ascii="Calibri" w:hAnsi="Calibri" w:cs="Calibri"/>
                <w:b/>
                <w:bCs/>
                <w:i/>
                <w:iCs/>
                <w:sz w:val="22"/>
                <w:szCs w:val="22"/>
              </w:rPr>
            </w:pPr>
            <w:r w:rsidRPr="70A23B0E">
              <w:rPr>
                <w:rFonts w:ascii="Calibri" w:hAnsi="Calibri" w:cs="Calibri"/>
                <w:b/>
                <w:bCs/>
                <w:i/>
                <w:iCs/>
                <w:sz w:val="22"/>
                <w:szCs w:val="22"/>
              </w:rPr>
              <w:t>Mfg SKU#</w:t>
            </w:r>
          </w:p>
        </w:tc>
        <w:tc>
          <w:tcPr>
            <w:tcW w:w="1100" w:type="dxa"/>
            <w:tcBorders>
              <w:top w:val="single" w:sz="4" w:space="0" w:color="000000" w:themeColor="text1"/>
              <w:left w:val="nil"/>
              <w:bottom w:val="single" w:sz="4" w:space="0" w:color="000000" w:themeColor="text1"/>
              <w:right w:val="single" w:sz="4" w:space="0" w:color="000000" w:themeColor="text1"/>
            </w:tcBorders>
            <w:noWrap/>
            <w:hideMark/>
          </w:tcPr>
          <w:p w14:paraId="6B0C3F31" w14:textId="77777777" w:rsidR="002C29B8" w:rsidRPr="002C29B8" w:rsidRDefault="7686D7DE" w:rsidP="70A23B0E">
            <w:pPr>
              <w:jc w:val="center"/>
              <w:rPr>
                <w:rFonts w:ascii="Calibri" w:hAnsi="Calibri" w:cs="Calibri"/>
                <w:b/>
                <w:bCs/>
                <w:i/>
                <w:iCs/>
                <w:sz w:val="22"/>
                <w:szCs w:val="22"/>
              </w:rPr>
            </w:pPr>
            <w:r w:rsidRPr="70A23B0E">
              <w:rPr>
                <w:rFonts w:ascii="Calibri" w:hAnsi="Calibri" w:cs="Calibri"/>
                <w:b/>
                <w:bCs/>
                <w:i/>
                <w:iCs/>
                <w:sz w:val="22"/>
                <w:szCs w:val="22"/>
              </w:rPr>
              <w:t>Quantity</w:t>
            </w:r>
          </w:p>
        </w:tc>
      </w:tr>
      <w:tr w:rsidR="00710AEB" w:rsidRPr="002C29B8" w14:paraId="4491A567"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0B4BAD99"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M365 G3 Unified FUSL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714F83DF"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AAD-34704</w:t>
            </w:r>
          </w:p>
        </w:tc>
        <w:tc>
          <w:tcPr>
            <w:tcW w:w="1100" w:type="dxa"/>
            <w:tcBorders>
              <w:top w:val="nil"/>
              <w:left w:val="nil"/>
              <w:bottom w:val="single" w:sz="4" w:space="0" w:color="000000" w:themeColor="text1"/>
              <w:right w:val="single" w:sz="4" w:space="0" w:color="000000" w:themeColor="text1"/>
            </w:tcBorders>
            <w:noWrap/>
            <w:hideMark/>
          </w:tcPr>
          <w:p w14:paraId="1282F22F"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60569</w:t>
            </w:r>
          </w:p>
        </w:tc>
      </w:tr>
      <w:tr w:rsidR="00710AEB" w:rsidRPr="002C29B8" w14:paraId="2FCC4F51"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22834054"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M365 F3 Unified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20479D2D"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AAD-63092</w:t>
            </w:r>
          </w:p>
        </w:tc>
        <w:tc>
          <w:tcPr>
            <w:tcW w:w="1100" w:type="dxa"/>
            <w:tcBorders>
              <w:top w:val="nil"/>
              <w:left w:val="nil"/>
              <w:bottom w:val="single" w:sz="4" w:space="0" w:color="000000" w:themeColor="text1"/>
              <w:right w:val="single" w:sz="4" w:space="0" w:color="000000" w:themeColor="text1"/>
            </w:tcBorders>
            <w:noWrap/>
            <w:hideMark/>
          </w:tcPr>
          <w:p w14:paraId="766585D6"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3343</w:t>
            </w:r>
          </w:p>
        </w:tc>
      </w:tr>
      <w:tr w:rsidR="00710AEB" w:rsidRPr="002C29B8" w14:paraId="23F059DF"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C0B918B"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Win OLS Activation User G3 GCC</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72DB6765"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 </w:t>
            </w:r>
          </w:p>
        </w:tc>
        <w:tc>
          <w:tcPr>
            <w:tcW w:w="1100" w:type="dxa"/>
            <w:tcBorders>
              <w:top w:val="nil"/>
              <w:left w:val="nil"/>
              <w:bottom w:val="single" w:sz="4" w:space="0" w:color="000000" w:themeColor="text1"/>
              <w:right w:val="single" w:sz="4" w:space="0" w:color="000000" w:themeColor="text1"/>
            </w:tcBorders>
            <w:noWrap/>
            <w:hideMark/>
          </w:tcPr>
          <w:p w14:paraId="661A8F17"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63000</w:t>
            </w:r>
          </w:p>
        </w:tc>
      </w:tr>
      <w:tr w:rsidR="00710AEB" w:rsidRPr="002C29B8" w14:paraId="07D083E2"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56B484CB"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EOA Exchange Online GCC Sub Per User 4ES-00001</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66575635"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4ES-00001</w:t>
            </w:r>
          </w:p>
        </w:tc>
        <w:tc>
          <w:tcPr>
            <w:tcW w:w="1100" w:type="dxa"/>
            <w:tcBorders>
              <w:top w:val="nil"/>
              <w:left w:val="nil"/>
              <w:bottom w:val="single" w:sz="4" w:space="0" w:color="000000" w:themeColor="text1"/>
              <w:right w:val="single" w:sz="4" w:space="0" w:color="000000" w:themeColor="text1"/>
            </w:tcBorders>
            <w:noWrap/>
            <w:hideMark/>
          </w:tcPr>
          <w:p w14:paraId="3F930FC3"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3343</w:t>
            </w:r>
          </w:p>
        </w:tc>
      </w:tr>
      <w:tr w:rsidR="00710AEB" w:rsidRPr="002C29B8" w14:paraId="250642E6"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656038FC"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Defender Endpoint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37770B1E"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7KB-00001</w:t>
            </w:r>
          </w:p>
        </w:tc>
        <w:tc>
          <w:tcPr>
            <w:tcW w:w="1100" w:type="dxa"/>
            <w:tcBorders>
              <w:top w:val="nil"/>
              <w:left w:val="nil"/>
              <w:bottom w:val="single" w:sz="4" w:space="0" w:color="000000" w:themeColor="text1"/>
              <w:right w:val="single" w:sz="4" w:space="0" w:color="000000" w:themeColor="text1"/>
            </w:tcBorders>
            <w:noWrap/>
            <w:hideMark/>
          </w:tcPr>
          <w:p w14:paraId="6CF24321"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60569</w:t>
            </w:r>
          </w:p>
        </w:tc>
      </w:tr>
      <w:tr w:rsidR="00710AEB" w:rsidRPr="002C29B8" w14:paraId="0F142BBA"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7C413968"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Defender O365 P1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6D445266"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3GU-00001</w:t>
            </w:r>
          </w:p>
        </w:tc>
        <w:tc>
          <w:tcPr>
            <w:tcW w:w="1100" w:type="dxa"/>
            <w:tcBorders>
              <w:top w:val="nil"/>
              <w:left w:val="nil"/>
              <w:bottom w:val="single" w:sz="4" w:space="0" w:color="000000" w:themeColor="text1"/>
              <w:right w:val="single" w:sz="4" w:space="0" w:color="000000" w:themeColor="text1"/>
            </w:tcBorders>
            <w:noWrap/>
            <w:hideMark/>
          </w:tcPr>
          <w:p w14:paraId="711A0A90"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63912</w:t>
            </w:r>
          </w:p>
        </w:tc>
      </w:tr>
      <w:tr w:rsidR="00710AEB" w:rsidRPr="002C29B8" w14:paraId="4D171788"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13DE4A53"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Exchange Online P2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51D61E21"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3NS-00003</w:t>
            </w:r>
          </w:p>
        </w:tc>
        <w:tc>
          <w:tcPr>
            <w:tcW w:w="1100" w:type="dxa"/>
            <w:tcBorders>
              <w:top w:val="nil"/>
              <w:left w:val="nil"/>
              <w:bottom w:val="single" w:sz="4" w:space="0" w:color="000000" w:themeColor="text1"/>
              <w:right w:val="single" w:sz="4" w:space="0" w:color="000000" w:themeColor="text1"/>
            </w:tcBorders>
            <w:noWrap/>
            <w:hideMark/>
          </w:tcPr>
          <w:p w14:paraId="1E4EB8DF"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9408</w:t>
            </w:r>
          </w:p>
        </w:tc>
      </w:tr>
      <w:tr w:rsidR="00710AEB" w:rsidRPr="002C29B8" w14:paraId="7E72D779"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09EE920E"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Intune Suite for Gov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2065C7CE"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EP2-04124</w:t>
            </w:r>
          </w:p>
        </w:tc>
        <w:tc>
          <w:tcPr>
            <w:tcW w:w="1100" w:type="dxa"/>
            <w:tcBorders>
              <w:top w:val="nil"/>
              <w:left w:val="nil"/>
              <w:bottom w:val="single" w:sz="4" w:space="0" w:color="000000" w:themeColor="text1"/>
              <w:right w:val="single" w:sz="4" w:space="0" w:color="000000" w:themeColor="text1"/>
            </w:tcBorders>
            <w:noWrap/>
            <w:hideMark/>
          </w:tcPr>
          <w:p w14:paraId="7BAEDD75"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25</w:t>
            </w:r>
          </w:p>
        </w:tc>
      </w:tr>
      <w:tr w:rsidR="00710AEB" w:rsidRPr="002C29B8" w14:paraId="043887C6"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16C13478"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Teams AC with Dial Out US/CA GCC Sub Add-on</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D06AEA6"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NYH-00001</w:t>
            </w:r>
          </w:p>
        </w:tc>
        <w:tc>
          <w:tcPr>
            <w:tcW w:w="1100" w:type="dxa"/>
            <w:tcBorders>
              <w:top w:val="nil"/>
              <w:left w:val="nil"/>
              <w:bottom w:val="single" w:sz="4" w:space="0" w:color="000000" w:themeColor="text1"/>
              <w:right w:val="single" w:sz="4" w:space="0" w:color="000000" w:themeColor="text1"/>
            </w:tcBorders>
            <w:noWrap/>
            <w:hideMark/>
          </w:tcPr>
          <w:p w14:paraId="5466BB9E"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63000</w:t>
            </w:r>
          </w:p>
        </w:tc>
      </w:tr>
      <w:tr w:rsidR="00710AEB" w:rsidRPr="002C29B8" w14:paraId="77243DD7"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07BD7593"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Teams Rooms Pro GCC Sub Per Device</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A543630"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VA1-00001</w:t>
            </w:r>
          </w:p>
        </w:tc>
        <w:tc>
          <w:tcPr>
            <w:tcW w:w="1100" w:type="dxa"/>
            <w:tcBorders>
              <w:top w:val="nil"/>
              <w:left w:val="nil"/>
              <w:bottom w:val="single" w:sz="4" w:space="0" w:color="000000" w:themeColor="text1"/>
              <w:right w:val="single" w:sz="4" w:space="0" w:color="000000" w:themeColor="text1"/>
            </w:tcBorders>
            <w:noWrap/>
            <w:hideMark/>
          </w:tcPr>
          <w:p w14:paraId="5BAF823D"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215</w:t>
            </w:r>
          </w:p>
        </w:tc>
      </w:tr>
      <w:tr w:rsidR="00710AEB" w:rsidRPr="002C29B8" w14:paraId="7C6FA57A"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4655F96"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Office 365 Extra File Storage for GCC</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010C85A"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M9T-00002</w:t>
            </w:r>
          </w:p>
        </w:tc>
        <w:tc>
          <w:tcPr>
            <w:tcW w:w="1100" w:type="dxa"/>
            <w:tcBorders>
              <w:top w:val="nil"/>
              <w:left w:val="nil"/>
              <w:bottom w:val="single" w:sz="4" w:space="0" w:color="000000" w:themeColor="text1"/>
              <w:right w:val="single" w:sz="4" w:space="0" w:color="000000" w:themeColor="text1"/>
            </w:tcBorders>
            <w:noWrap/>
            <w:hideMark/>
          </w:tcPr>
          <w:p w14:paraId="1EE2C36B"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125000</w:t>
            </w:r>
          </w:p>
        </w:tc>
      </w:tr>
      <w:tr w:rsidR="00710AEB" w:rsidRPr="002C29B8" w14:paraId="042DD958"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622C3D58"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M365 Apps Enterprise Extended Offline Access GCC Sub Add-on</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563A34E8"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61A-00003</w:t>
            </w:r>
          </w:p>
        </w:tc>
        <w:tc>
          <w:tcPr>
            <w:tcW w:w="1100" w:type="dxa"/>
            <w:tcBorders>
              <w:top w:val="nil"/>
              <w:left w:val="nil"/>
              <w:bottom w:val="single" w:sz="4" w:space="0" w:color="000000" w:themeColor="text1"/>
              <w:right w:val="single" w:sz="4" w:space="0" w:color="000000" w:themeColor="text1"/>
            </w:tcBorders>
            <w:noWrap/>
            <w:hideMark/>
          </w:tcPr>
          <w:p w14:paraId="120C7D41"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w:t>
            </w:r>
          </w:p>
        </w:tc>
      </w:tr>
      <w:tr w:rsidR="00710AEB" w:rsidRPr="002C29B8" w14:paraId="309D12A8"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6DF7B751"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Automate Premium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5340A106"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1O5-00001</w:t>
            </w:r>
          </w:p>
        </w:tc>
        <w:tc>
          <w:tcPr>
            <w:tcW w:w="1100" w:type="dxa"/>
            <w:tcBorders>
              <w:top w:val="nil"/>
              <w:left w:val="nil"/>
              <w:bottom w:val="single" w:sz="4" w:space="0" w:color="000000" w:themeColor="text1"/>
              <w:right w:val="single" w:sz="4" w:space="0" w:color="000000" w:themeColor="text1"/>
            </w:tcBorders>
            <w:noWrap/>
            <w:hideMark/>
          </w:tcPr>
          <w:p w14:paraId="716E5418"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30</w:t>
            </w:r>
          </w:p>
        </w:tc>
      </w:tr>
      <w:tr w:rsidR="00710AEB" w:rsidRPr="002C29B8" w14:paraId="35413E39"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14E18D47"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Automate Flow GCC Sub Min 5 Licenses</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2BF592E5"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SFL-00001</w:t>
            </w:r>
          </w:p>
        </w:tc>
        <w:tc>
          <w:tcPr>
            <w:tcW w:w="1100" w:type="dxa"/>
            <w:tcBorders>
              <w:top w:val="nil"/>
              <w:left w:val="nil"/>
              <w:bottom w:val="single" w:sz="4" w:space="0" w:color="000000" w:themeColor="text1"/>
              <w:right w:val="single" w:sz="4" w:space="0" w:color="000000" w:themeColor="text1"/>
            </w:tcBorders>
            <w:noWrap/>
            <w:hideMark/>
          </w:tcPr>
          <w:p w14:paraId="07111437"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146</w:t>
            </w:r>
          </w:p>
        </w:tc>
      </w:tr>
      <w:tr w:rsidR="00710AEB" w:rsidRPr="002C29B8" w14:paraId="3FB57464"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22FCEC0C"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Automate Process GCC Sub</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5BF84BF1"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8F6-00001</w:t>
            </w:r>
          </w:p>
        </w:tc>
        <w:tc>
          <w:tcPr>
            <w:tcW w:w="1100" w:type="dxa"/>
            <w:tcBorders>
              <w:top w:val="nil"/>
              <w:left w:val="nil"/>
              <w:bottom w:val="single" w:sz="4" w:space="0" w:color="000000" w:themeColor="text1"/>
              <w:right w:val="single" w:sz="4" w:space="0" w:color="000000" w:themeColor="text1"/>
            </w:tcBorders>
            <w:noWrap/>
            <w:hideMark/>
          </w:tcPr>
          <w:p w14:paraId="5F86569B"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w:t>
            </w:r>
          </w:p>
        </w:tc>
      </w:tr>
      <w:tr w:rsidR="00710AEB" w:rsidRPr="002C29B8" w14:paraId="544A215A"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2F3EF260"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BI Premium P1 GCC Sub</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1CE522BF"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HKL-00002</w:t>
            </w:r>
          </w:p>
        </w:tc>
        <w:tc>
          <w:tcPr>
            <w:tcW w:w="1100" w:type="dxa"/>
            <w:tcBorders>
              <w:top w:val="nil"/>
              <w:left w:val="nil"/>
              <w:bottom w:val="single" w:sz="4" w:space="0" w:color="000000" w:themeColor="text1"/>
              <w:right w:val="single" w:sz="4" w:space="0" w:color="000000" w:themeColor="text1"/>
            </w:tcBorders>
            <w:noWrap/>
            <w:hideMark/>
          </w:tcPr>
          <w:p w14:paraId="1D72B302"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8</w:t>
            </w:r>
          </w:p>
        </w:tc>
      </w:tr>
      <w:tr w:rsidR="00710AEB" w:rsidRPr="002C29B8" w14:paraId="236FB7EF"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3AEE5A6E"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BI Premium P2 GCC Sub</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650FF48B"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HKR-00002</w:t>
            </w:r>
          </w:p>
        </w:tc>
        <w:tc>
          <w:tcPr>
            <w:tcW w:w="1100" w:type="dxa"/>
            <w:tcBorders>
              <w:top w:val="nil"/>
              <w:left w:val="nil"/>
              <w:bottom w:val="single" w:sz="4" w:space="0" w:color="000000" w:themeColor="text1"/>
              <w:right w:val="single" w:sz="4" w:space="0" w:color="000000" w:themeColor="text1"/>
            </w:tcBorders>
            <w:noWrap/>
            <w:hideMark/>
          </w:tcPr>
          <w:p w14:paraId="30255662"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3</w:t>
            </w:r>
          </w:p>
        </w:tc>
      </w:tr>
      <w:tr w:rsidR="00710AEB" w:rsidRPr="002C29B8" w14:paraId="6A667391"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0FF0067F"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BI Premium USL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635F23C"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6U1-00004</w:t>
            </w:r>
          </w:p>
        </w:tc>
        <w:tc>
          <w:tcPr>
            <w:tcW w:w="1100" w:type="dxa"/>
            <w:tcBorders>
              <w:top w:val="nil"/>
              <w:left w:val="nil"/>
              <w:bottom w:val="single" w:sz="4" w:space="0" w:color="000000" w:themeColor="text1"/>
              <w:right w:val="single" w:sz="4" w:space="0" w:color="000000" w:themeColor="text1"/>
            </w:tcBorders>
            <w:noWrap/>
            <w:hideMark/>
          </w:tcPr>
          <w:p w14:paraId="5E9A8ED5"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10</w:t>
            </w:r>
          </w:p>
        </w:tc>
      </w:tr>
      <w:tr w:rsidR="00710AEB" w:rsidRPr="002C29B8" w14:paraId="59CF7A15"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776C7AFB"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BI Pro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17B6F250"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DDJ-00001</w:t>
            </w:r>
          </w:p>
        </w:tc>
        <w:tc>
          <w:tcPr>
            <w:tcW w:w="1100" w:type="dxa"/>
            <w:tcBorders>
              <w:top w:val="nil"/>
              <w:left w:val="nil"/>
              <w:bottom w:val="single" w:sz="4" w:space="0" w:color="000000" w:themeColor="text1"/>
              <w:right w:val="single" w:sz="4" w:space="0" w:color="000000" w:themeColor="text1"/>
            </w:tcBorders>
            <w:noWrap/>
            <w:hideMark/>
          </w:tcPr>
          <w:p w14:paraId="607A95BE"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1090</w:t>
            </w:r>
          </w:p>
        </w:tc>
      </w:tr>
      <w:tr w:rsidR="00710AEB" w:rsidRPr="002C29B8" w14:paraId="3295A4C0"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078B4C3A"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CDS Database Capacity GCC Sub Add-on</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5F80353"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UVV-00001</w:t>
            </w:r>
          </w:p>
        </w:tc>
        <w:tc>
          <w:tcPr>
            <w:tcW w:w="1100" w:type="dxa"/>
            <w:tcBorders>
              <w:top w:val="nil"/>
              <w:left w:val="nil"/>
              <w:bottom w:val="single" w:sz="4" w:space="0" w:color="000000" w:themeColor="text1"/>
              <w:right w:val="single" w:sz="4" w:space="0" w:color="000000" w:themeColor="text1"/>
            </w:tcBorders>
            <w:noWrap/>
            <w:hideMark/>
          </w:tcPr>
          <w:p w14:paraId="16A427C0"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320</w:t>
            </w:r>
          </w:p>
        </w:tc>
      </w:tr>
      <w:tr w:rsidR="00710AEB" w:rsidRPr="002C29B8" w14:paraId="64389BA1"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31DE35D7"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Platform Requests GCC Sub Add-on 50K Daily</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34C435A6"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SEY-00001</w:t>
            </w:r>
          </w:p>
        </w:tc>
        <w:tc>
          <w:tcPr>
            <w:tcW w:w="1100" w:type="dxa"/>
            <w:tcBorders>
              <w:top w:val="nil"/>
              <w:left w:val="nil"/>
              <w:bottom w:val="single" w:sz="4" w:space="0" w:color="000000" w:themeColor="text1"/>
              <w:right w:val="single" w:sz="4" w:space="0" w:color="000000" w:themeColor="text1"/>
            </w:tcBorders>
            <w:noWrap/>
            <w:hideMark/>
          </w:tcPr>
          <w:p w14:paraId="664AF226"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w:t>
            </w:r>
          </w:p>
        </w:tc>
      </w:tr>
      <w:tr w:rsidR="00710AEB" w:rsidRPr="002C29B8" w14:paraId="496C457C"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6AB76B0B"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Apps Per App GCC Sub 1 App or Portal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199272FE"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J8S-00003</w:t>
            </w:r>
          </w:p>
        </w:tc>
        <w:tc>
          <w:tcPr>
            <w:tcW w:w="1100" w:type="dxa"/>
            <w:tcBorders>
              <w:top w:val="nil"/>
              <w:left w:val="nil"/>
              <w:bottom w:val="single" w:sz="4" w:space="0" w:color="000000" w:themeColor="text1"/>
              <w:right w:val="single" w:sz="4" w:space="0" w:color="000000" w:themeColor="text1"/>
            </w:tcBorders>
            <w:noWrap/>
            <w:hideMark/>
          </w:tcPr>
          <w:p w14:paraId="225246A1"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1193</w:t>
            </w:r>
          </w:p>
        </w:tc>
      </w:tr>
      <w:tr w:rsidR="00710AEB" w:rsidRPr="002C29B8" w14:paraId="3A2814B2"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59B28C53"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Apps Premium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31BE23AB"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SEL-00001</w:t>
            </w:r>
          </w:p>
        </w:tc>
        <w:tc>
          <w:tcPr>
            <w:tcW w:w="1100" w:type="dxa"/>
            <w:tcBorders>
              <w:top w:val="nil"/>
              <w:left w:val="nil"/>
              <w:bottom w:val="single" w:sz="4" w:space="0" w:color="000000" w:themeColor="text1"/>
              <w:right w:val="single" w:sz="4" w:space="0" w:color="000000" w:themeColor="text1"/>
            </w:tcBorders>
            <w:noWrap/>
            <w:hideMark/>
          </w:tcPr>
          <w:p w14:paraId="666B36F4"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552</w:t>
            </w:r>
          </w:p>
        </w:tc>
      </w:tr>
      <w:tr w:rsidR="00710AEB" w:rsidRPr="002C29B8" w14:paraId="43B5D956"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2EAEB347"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lastRenderedPageBreak/>
              <w:t>Power Pages Anonymous Users T1 GCC Sub (500 User/Site/Mo)</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7F20709F"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WDR-00001</w:t>
            </w:r>
          </w:p>
        </w:tc>
        <w:tc>
          <w:tcPr>
            <w:tcW w:w="1100" w:type="dxa"/>
            <w:tcBorders>
              <w:top w:val="nil"/>
              <w:left w:val="nil"/>
              <w:bottom w:val="single" w:sz="4" w:space="0" w:color="000000" w:themeColor="text1"/>
              <w:right w:val="single" w:sz="4" w:space="0" w:color="000000" w:themeColor="text1"/>
            </w:tcBorders>
            <w:noWrap/>
            <w:hideMark/>
          </w:tcPr>
          <w:p w14:paraId="1A8D8F0E"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18</w:t>
            </w:r>
          </w:p>
        </w:tc>
      </w:tr>
      <w:tr w:rsidR="00710AEB" w:rsidRPr="002C29B8" w14:paraId="29EA0A32"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325F9C7F"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Power Pages Auth Users T1 GCC Sub (100 User/Site/Mo)</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19038F54"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WDW-00001</w:t>
            </w:r>
          </w:p>
        </w:tc>
        <w:tc>
          <w:tcPr>
            <w:tcW w:w="1100" w:type="dxa"/>
            <w:tcBorders>
              <w:top w:val="nil"/>
              <w:left w:val="nil"/>
              <w:bottom w:val="single" w:sz="4" w:space="0" w:color="000000" w:themeColor="text1"/>
              <w:right w:val="single" w:sz="4" w:space="0" w:color="000000" w:themeColor="text1"/>
            </w:tcBorders>
            <w:noWrap/>
            <w:hideMark/>
          </w:tcPr>
          <w:p w14:paraId="389E3F2A"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3</w:t>
            </w:r>
          </w:p>
        </w:tc>
      </w:tr>
      <w:tr w:rsidR="00710AEB" w:rsidRPr="002C29B8" w14:paraId="22DE8871"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1295F523"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Planner &amp; Project P3 FSA GCC Renewal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1DE9F272"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7E7-00001</w:t>
            </w:r>
          </w:p>
        </w:tc>
        <w:tc>
          <w:tcPr>
            <w:tcW w:w="1100" w:type="dxa"/>
            <w:tcBorders>
              <w:top w:val="nil"/>
              <w:left w:val="nil"/>
              <w:bottom w:val="single" w:sz="4" w:space="0" w:color="000000" w:themeColor="text1"/>
              <w:right w:val="single" w:sz="4" w:space="0" w:color="000000" w:themeColor="text1"/>
            </w:tcBorders>
            <w:noWrap/>
            <w:hideMark/>
          </w:tcPr>
          <w:p w14:paraId="3306B1C4"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164</w:t>
            </w:r>
          </w:p>
        </w:tc>
      </w:tr>
      <w:tr w:rsidR="00710AEB" w:rsidRPr="002C29B8" w14:paraId="42E9167D"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E252187"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Planner &amp; Project P3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1842704"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7MS-00001</w:t>
            </w:r>
          </w:p>
        </w:tc>
        <w:tc>
          <w:tcPr>
            <w:tcW w:w="1100" w:type="dxa"/>
            <w:tcBorders>
              <w:top w:val="nil"/>
              <w:left w:val="nil"/>
              <w:bottom w:val="single" w:sz="4" w:space="0" w:color="000000" w:themeColor="text1"/>
              <w:right w:val="single" w:sz="4" w:space="0" w:color="000000" w:themeColor="text1"/>
            </w:tcBorders>
            <w:noWrap/>
            <w:hideMark/>
          </w:tcPr>
          <w:p w14:paraId="45D9784E"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846</w:t>
            </w:r>
          </w:p>
        </w:tc>
      </w:tr>
      <w:tr w:rsidR="00710AEB" w:rsidRPr="002C29B8" w14:paraId="102218E7"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031089AA"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Planner &amp; Project P5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2C7DE07A"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7VX-00001</w:t>
            </w:r>
          </w:p>
        </w:tc>
        <w:tc>
          <w:tcPr>
            <w:tcW w:w="1100" w:type="dxa"/>
            <w:tcBorders>
              <w:top w:val="nil"/>
              <w:left w:val="nil"/>
              <w:bottom w:val="single" w:sz="4" w:space="0" w:color="000000" w:themeColor="text1"/>
              <w:right w:val="single" w:sz="4" w:space="0" w:color="000000" w:themeColor="text1"/>
            </w:tcBorders>
            <w:noWrap/>
            <w:hideMark/>
          </w:tcPr>
          <w:p w14:paraId="7419781E"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22</w:t>
            </w:r>
          </w:p>
        </w:tc>
      </w:tr>
      <w:tr w:rsidR="00710AEB" w:rsidRPr="002C29B8" w14:paraId="061521FD"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07220F18"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Visio P2 FSA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40A9AF89"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9K4-00003</w:t>
            </w:r>
          </w:p>
        </w:tc>
        <w:tc>
          <w:tcPr>
            <w:tcW w:w="1100" w:type="dxa"/>
            <w:tcBorders>
              <w:top w:val="nil"/>
              <w:left w:val="nil"/>
              <w:bottom w:val="single" w:sz="4" w:space="0" w:color="000000" w:themeColor="text1"/>
              <w:right w:val="single" w:sz="4" w:space="0" w:color="000000" w:themeColor="text1"/>
            </w:tcBorders>
            <w:noWrap/>
            <w:hideMark/>
          </w:tcPr>
          <w:p w14:paraId="48BFEDDD"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133</w:t>
            </w:r>
          </w:p>
        </w:tc>
      </w:tr>
      <w:tr w:rsidR="00710AEB" w:rsidRPr="002C29B8" w14:paraId="18CE33AA"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73C58D32"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Visio P2 GCC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7CC6B065"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P3U-00001</w:t>
            </w:r>
          </w:p>
        </w:tc>
        <w:tc>
          <w:tcPr>
            <w:tcW w:w="1100" w:type="dxa"/>
            <w:tcBorders>
              <w:top w:val="nil"/>
              <w:left w:val="nil"/>
              <w:bottom w:val="single" w:sz="4" w:space="0" w:color="000000" w:themeColor="text1"/>
              <w:right w:val="single" w:sz="4" w:space="0" w:color="000000" w:themeColor="text1"/>
            </w:tcBorders>
            <w:noWrap/>
            <w:hideMark/>
          </w:tcPr>
          <w:p w14:paraId="6D6A0EFF"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2076</w:t>
            </w:r>
          </w:p>
        </w:tc>
      </w:tr>
      <w:tr w:rsidR="00710AEB" w:rsidRPr="002C29B8" w14:paraId="603D2F72"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39A0D14E"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GitHub Enterprise Sub Per User</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698A814A"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PEY-00002</w:t>
            </w:r>
          </w:p>
        </w:tc>
        <w:tc>
          <w:tcPr>
            <w:tcW w:w="1100" w:type="dxa"/>
            <w:tcBorders>
              <w:top w:val="nil"/>
              <w:left w:val="nil"/>
              <w:bottom w:val="single" w:sz="4" w:space="0" w:color="000000" w:themeColor="text1"/>
              <w:right w:val="single" w:sz="4" w:space="0" w:color="000000" w:themeColor="text1"/>
            </w:tcBorders>
            <w:noWrap/>
            <w:hideMark/>
          </w:tcPr>
          <w:p w14:paraId="018ED991"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520</w:t>
            </w:r>
          </w:p>
        </w:tc>
      </w:tr>
      <w:tr w:rsidR="00710AEB" w:rsidRPr="002C29B8" w14:paraId="1194D9C4"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265202DB"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GitHub Advanced Security Sub Add-on</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334453B7"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TWT-00002</w:t>
            </w:r>
          </w:p>
        </w:tc>
        <w:tc>
          <w:tcPr>
            <w:tcW w:w="1100" w:type="dxa"/>
            <w:tcBorders>
              <w:top w:val="nil"/>
              <w:left w:val="nil"/>
              <w:bottom w:val="single" w:sz="4" w:space="0" w:color="000000" w:themeColor="text1"/>
              <w:right w:val="single" w:sz="4" w:space="0" w:color="000000" w:themeColor="text1"/>
            </w:tcBorders>
            <w:noWrap/>
            <w:hideMark/>
          </w:tcPr>
          <w:p w14:paraId="5F4C6A3F"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123</w:t>
            </w:r>
          </w:p>
        </w:tc>
      </w:tr>
      <w:tr w:rsidR="00710AEB" w:rsidRPr="002C29B8" w14:paraId="3EC0AAC1"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1672F6BE"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MSDN Platforms ALng SA</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537095E3"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3VU-00044</w:t>
            </w:r>
          </w:p>
        </w:tc>
        <w:tc>
          <w:tcPr>
            <w:tcW w:w="1100" w:type="dxa"/>
            <w:tcBorders>
              <w:top w:val="nil"/>
              <w:left w:val="nil"/>
              <w:bottom w:val="single" w:sz="4" w:space="0" w:color="000000" w:themeColor="text1"/>
              <w:right w:val="single" w:sz="4" w:space="0" w:color="000000" w:themeColor="text1"/>
            </w:tcBorders>
            <w:noWrap/>
            <w:hideMark/>
          </w:tcPr>
          <w:p w14:paraId="21330E84"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60</w:t>
            </w:r>
          </w:p>
        </w:tc>
      </w:tr>
      <w:tr w:rsidR="00710AEB" w:rsidRPr="002C29B8" w14:paraId="4B2AB498"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00638EED"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Visual Studio Ent with GitHub ALng SA</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66EC14A"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QEJ-00003</w:t>
            </w:r>
          </w:p>
        </w:tc>
        <w:tc>
          <w:tcPr>
            <w:tcW w:w="1100" w:type="dxa"/>
            <w:tcBorders>
              <w:top w:val="nil"/>
              <w:left w:val="nil"/>
              <w:bottom w:val="single" w:sz="4" w:space="0" w:color="000000" w:themeColor="text1"/>
              <w:right w:val="single" w:sz="4" w:space="0" w:color="000000" w:themeColor="text1"/>
            </w:tcBorders>
            <w:noWrap/>
            <w:hideMark/>
          </w:tcPr>
          <w:p w14:paraId="61F9E749"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141</w:t>
            </w:r>
          </w:p>
        </w:tc>
      </w:tr>
      <w:tr w:rsidR="00710AEB" w:rsidRPr="002C29B8" w14:paraId="2C9533D3"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05F1372"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Visual Studio Pro with GitHub ALng SA</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1A79C94B"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QEK-00003</w:t>
            </w:r>
          </w:p>
        </w:tc>
        <w:tc>
          <w:tcPr>
            <w:tcW w:w="1100" w:type="dxa"/>
            <w:tcBorders>
              <w:top w:val="nil"/>
              <w:left w:val="nil"/>
              <w:bottom w:val="single" w:sz="4" w:space="0" w:color="000000" w:themeColor="text1"/>
              <w:right w:val="single" w:sz="4" w:space="0" w:color="000000" w:themeColor="text1"/>
            </w:tcBorders>
            <w:noWrap/>
            <w:hideMark/>
          </w:tcPr>
          <w:p w14:paraId="4D2C03A8"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331</w:t>
            </w:r>
          </w:p>
        </w:tc>
      </w:tr>
      <w:tr w:rsidR="00710AEB" w:rsidRPr="002C29B8" w14:paraId="2E92A99D"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72F1FFCA"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Biztalk Svr Branch ALng SA 2 Lic Core Lic</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48EED5EE"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HJA-00775</w:t>
            </w:r>
          </w:p>
        </w:tc>
        <w:tc>
          <w:tcPr>
            <w:tcW w:w="1100" w:type="dxa"/>
            <w:tcBorders>
              <w:top w:val="nil"/>
              <w:left w:val="nil"/>
              <w:bottom w:val="single" w:sz="4" w:space="0" w:color="000000" w:themeColor="text1"/>
              <w:right w:val="single" w:sz="4" w:space="0" w:color="000000" w:themeColor="text1"/>
            </w:tcBorders>
            <w:noWrap/>
            <w:hideMark/>
          </w:tcPr>
          <w:p w14:paraId="0D91D485"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10</w:t>
            </w:r>
          </w:p>
        </w:tc>
      </w:tr>
      <w:tr w:rsidR="00710AEB" w:rsidRPr="002C29B8" w14:paraId="1FAD3E40"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B81C7D2"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Exchange Server Ent ALng SA</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4CDBB0AF"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395-02504</w:t>
            </w:r>
          </w:p>
        </w:tc>
        <w:tc>
          <w:tcPr>
            <w:tcW w:w="1100" w:type="dxa"/>
            <w:tcBorders>
              <w:top w:val="nil"/>
              <w:left w:val="nil"/>
              <w:bottom w:val="single" w:sz="4" w:space="0" w:color="000000" w:themeColor="text1"/>
              <w:right w:val="single" w:sz="4" w:space="0" w:color="000000" w:themeColor="text1"/>
            </w:tcBorders>
            <w:noWrap/>
            <w:hideMark/>
          </w:tcPr>
          <w:p w14:paraId="23160AE8"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12</w:t>
            </w:r>
          </w:p>
        </w:tc>
      </w:tr>
      <w:tr w:rsidR="00710AEB" w:rsidRPr="002C29B8" w14:paraId="073D18C9"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5439DA2A"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SQL CAL ALng SA User CAL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4A7370F2"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359-00961</w:t>
            </w:r>
          </w:p>
        </w:tc>
        <w:tc>
          <w:tcPr>
            <w:tcW w:w="1100" w:type="dxa"/>
            <w:tcBorders>
              <w:top w:val="nil"/>
              <w:left w:val="nil"/>
              <w:bottom w:val="single" w:sz="4" w:space="0" w:color="000000" w:themeColor="text1"/>
              <w:right w:val="single" w:sz="4" w:space="0" w:color="000000" w:themeColor="text1"/>
            </w:tcBorders>
            <w:noWrap/>
            <w:hideMark/>
          </w:tcPr>
          <w:p w14:paraId="49C0DF23"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20</w:t>
            </w:r>
          </w:p>
        </w:tc>
      </w:tr>
      <w:tr w:rsidR="00710AEB" w:rsidRPr="002C29B8" w14:paraId="32CECEFA"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DEC8D0B"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SQL Server Enterprise ALng SA</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6EBB76A"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810-04760</w:t>
            </w:r>
          </w:p>
        </w:tc>
        <w:tc>
          <w:tcPr>
            <w:tcW w:w="1100" w:type="dxa"/>
            <w:tcBorders>
              <w:top w:val="nil"/>
              <w:left w:val="nil"/>
              <w:bottom w:val="single" w:sz="4" w:space="0" w:color="000000" w:themeColor="text1"/>
              <w:right w:val="single" w:sz="4" w:space="0" w:color="000000" w:themeColor="text1"/>
            </w:tcBorders>
            <w:noWrap/>
            <w:hideMark/>
          </w:tcPr>
          <w:p w14:paraId="1BE81DE0"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5</w:t>
            </w:r>
          </w:p>
        </w:tc>
      </w:tr>
      <w:tr w:rsidR="00710AEB" w:rsidRPr="002C29B8" w14:paraId="4BA9B235"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2E713ED"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SQL Server Enterprise Core ALng SA 2L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35F45366"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7JQ-00343</w:t>
            </w:r>
          </w:p>
        </w:tc>
        <w:tc>
          <w:tcPr>
            <w:tcW w:w="1100" w:type="dxa"/>
            <w:tcBorders>
              <w:top w:val="nil"/>
              <w:left w:val="nil"/>
              <w:bottom w:val="single" w:sz="4" w:space="0" w:color="000000" w:themeColor="text1"/>
              <w:right w:val="single" w:sz="4" w:space="0" w:color="000000" w:themeColor="text1"/>
            </w:tcBorders>
            <w:noWrap/>
            <w:hideMark/>
          </w:tcPr>
          <w:p w14:paraId="793043E5"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448</w:t>
            </w:r>
          </w:p>
        </w:tc>
      </w:tr>
      <w:tr w:rsidR="00710AEB" w:rsidRPr="002C29B8" w14:paraId="4A9E41E6"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8268B92"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SQL Server Standard ALng SA</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9C54499"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228-04433</w:t>
            </w:r>
          </w:p>
        </w:tc>
        <w:tc>
          <w:tcPr>
            <w:tcW w:w="1100" w:type="dxa"/>
            <w:tcBorders>
              <w:top w:val="nil"/>
              <w:left w:val="nil"/>
              <w:bottom w:val="single" w:sz="4" w:space="0" w:color="000000" w:themeColor="text1"/>
              <w:right w:val="single" w:sz="4" w:space="0" w:color="000000" w:themeColor="text1"/>
            </w:tcBorders>
            <w:noWrap/>
            <w:hideMark/>
          </w:tcPr>
          <w:p w14:paraId="6FE54BEA"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5</w:t>
            </w:r>
          </w:p>
        </w:tc>
      </w:tr>
      <w:tr w:rsidR="00710AEB" w:rsidRPr="002C29B8" w14:paraId="7D98D561"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3452F1FE"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SQL Server Standard Core ALng SA 2L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6D1A6427"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7NQ-00292</w:t>
            </w:r>
          </w:p>
        </w:tc>
        <w:tc>
          <w:tcPr>
            <w:tcW w:w="1100" w:type="dxa"/>
            <w:tcBorders>
              <w:top w:val="nil"/>
              <w:left w:val="nil"/>
              <w:bottom w:val="single" w:sz="4" w:space="0" w:color="000000" w:themeColor="text1"/>
              <w:right w:val="single" w:sz="4" w:space="0" w:color="000000" w:themeColor="text1"/>
            </w:tcBorders>
            <w:noWrap/>
            <w:hideMark/>
          </w:tcPr>
          <w:p w14:paraId="288125EE"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437</w:t>
            </w:r>
          </w:p>
        </w:tc>
      </w:tr>
      <w:tr w:rsidR="00710AEB" w:rsidRPr="002C29B8" w14:paraId="35630A3E"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6B3ED3BC"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CIS Suite Datacenter Core ALng SA 2L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644DC9E8"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9GS-00135</w:t>
            </w:r>
          </w:p>
        </w:tc>
        <w:tc>
          <w:tcPr>
            <w:tcW w:w="1100" w:type="dxa"/>
            <w:tcBorders>
              <w:top w:val="nil"/>
              <w:left w:val="nil"/>
              <w:bottom w:val="single" w:sz="4" w:space="0" w:color="000000" w:themeColor="text1"/>
              <w:right w:val="single" w:sz="4" w:space="0" w:color="000000" w:themeColor="text1"/>
            </w:tcBorders>
            <w:noWrap/>
            <w:hideMark/>
          </w:tcPr>
          <w:p w14:paraId="1747B7CE"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704</w:t>
            </w:r>
          </w:p>
        </w:tc>
      </w:tr>
      <w:tr w:rsidR="00710AEB" w:rsidRPr="002C29B8" w14:paraId="52CADEE1"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338CAD0A"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CIS Suite Standard Core ALng SA 2L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36D71B2C"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9GA-00313</w:t>
            </w:r>
          </w:p>
        </w:tc>
        <w:tc>
          <w:tcPr>
            <w:tcW w:w="1100" w:type="dxa"/>
            <w:tcBorders>
              <w:top w:val="nil"/>
              <w:left w:val="nil"/>
              <w:bottom w:val="single" w:sz="4" w:space="0" w:color="000000" w:themeColor="text1"/>
              <w:right w:val="single" w:sz="4" w:space="0" w:color="000000" w:themeColor="text1"/>
            </w:tcBorders>
            <w:noWrap/>
            <w:hideMark/>
          </w:tcPr>
          <w:p w14:paraId="753A25D9"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1624</w:t>
            </w:r>
          </w:p>
        </w:tc>
      </w:tr>
      <w:tr w:rsidR="00710AEB" w:rsidRPr="002C29B8" w14:paraId="0519766F"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4BD5510D"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Win Server DC Core ALng SA 2L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51934E77"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9EA-00278</w:t>
            </w:r>
          </w:p>
        </w:tc>
        <w:tc>
          <w:tcPr>
            <w:tcW w:w="1100" w:type="dxa"/>
            <w:tcBorders>
              <w:top w:val="nil"/>
              <w:left w:val="nil"/>
              <w:bottom w:val="single" w:sz="4" w:space="0" w:color="000000" w:themeColor="text1"/>
              <w:right w:val="single" w:sz="4" w:space="0" w:color="000000" w:themeColor="text1"/>
            </w:tcBorders>
            <w:noWrap/>
            <w:hideMark/>
          </w:tcPr>
          <w:p w14:paraId="1B3616E8"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2042</w:t>
            </w:r>
          </w:p>
        </w:tc>
      </w:tr>
      <w:tr w:rsidR="00710AEB" w:rsidRPr="002C29B8" w14:paraId="0D661268"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3CE143FC"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Win Server Standard Core ALng SA 2L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28F9F536"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9EM-00270</w:t>
            </w:r>
          </w:p>
        </w:tc>
        <w:tc>
          <w:tcPr>
            <w:tcW w:w="1100" w:type="dxa"/>
            <w:tcBorders>
              <w:top w:val="nil"/>
              <w:left w:val="nil"/>
              <w:bottom w:val="single" w:sz="4" w:space="0" w:color="000000" w:themeColor="text1"/>
              <w:right w:val="single" w:sz="4" w:space="0" w:color="000000" w:themeColor="text1"/>
            </w:tcBorders>
            <w:noWrap/>
            <w:hideMark/>
          </w:tcPr>
          <w:p w14:paraId="1840EA38"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1206</w:t>
            </w:r>
          </w:p>
        </w:tc>
      </w:tr>
      <w:tr w:rsidR="00710AEB" w:rsidRPr="002C29B8" w14:paraId="681F97AF"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1FDCCBC4"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Win Remote Desktop Services CAL ALng SA DCAL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7481E994"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6VC-01253</w:t>
            </w:r>
          </w:p>
        </w:tc>
        <w:tc>
          <w:tcPr>
            <w:tcW w:w="1100" w:type="dxa"/>
            <w:tcBorders>
              <w:top w:val="nil"/>
              <w:left w:val="nil"/>
              <w:bottom w:val="single" w:sz="4" w:space="0" w:color="000000" w:themeColor="text1"/>
              <w:right w:val="single" w:sz="4" w:space="0" w:color="000000" w:themeColor="text1"/>
            </w:tcBorders>
            <w:noWrap/>
            <w:hideMark/>
          </w:tcPr>
          <w:p w14:paraId="36EAC8A1"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600</w:t>
            </w:r>
          </w:p>
        </w:tc>
      </w:tr>
      <w:tr w:rsidR="00710AEB" w:rsidRPr="002C29B8" w14:paraId="03C02AE2"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1F0B148E"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Win Remote Desktop Services CAL ALng SA UCAL</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720485B"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6VC-01254</w:t>
            </w:r>
          </w:p>
        </w:tc>
        <w:tc>
          <w:tcPr>
            <w:tcW w:w="1100" w:type="dxa"/>
            <w:tcBorders>
              <w:top w:val="nil"/>
              <w:left w:val="nil"/>
              <w:bottom w:val="single" w:sz="4" w:space="0" w:color="000000" w:themeColor="text1"/>
              <w:right w:val="single" w:sz="4" w:space="0" w:color="000000" w:themeColor="text1"/>
            </w:tcBorders>
            <w:noWrap/>
            <w:hideMark/>
          </w:tcPr>
          <w:p w14:paraId="7C848A72"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870</w:t>
            </w:r>
          </w:p>
        </w:tc>
      </w:tr>
      <w:tr w:rsidR="00710AEB" w:rsidRPr="002C29B8" w14:paraId="35DF942A"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7E39D021"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Azure Monetary Commitment Provision</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AF26C64"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AAA-35418</w:t>
            </w:r>
          </w:p>
        </w:tc>
        <w:tc>
          <w:tcPr>
            <w:tcW w:w="1100" w:type="dxa"/>
            <w:tcBorders>
              <w:top w:val="nil"/>
              <w:left w:val="nil"/>
              <w:bottom w:val="single" w:sz="4" w:space="0" w:color="000000" w:themeColor="text1"/>
              <w:right w:val="single" w:sz="4" w:space="0" w:color="000000" w:themeColor="text1"/>
            </w:tcBorders>
            <w:noWrap/>
            <w:hideMark/>
          </w:tcPr>
          <w:p w14:paraId="1134E91C"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w:t>
            </w:r>
          </w:p>
        </w:tc>
      </w:tr>
      <w:tr w:rsidR="00710AEB" w:rsidRPr="002C29B8" w14:paraId="0E282216"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5D43E38D"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Azure prepayment</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107D7F54"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6QK-00001</w:t>
            </w:r>
          </w:p>
        </w:tc>
        <w:tc>
          <w:tcPr>
            <w:tcW w:w="1100" w:type="dxa"/>
            <w:tcBorders>
              <w:top w:val="nil"/>
              <w:left w:val="nil"/>
              <w:bottom w:val="single" w:sz="4" w:space="0" w:color="000000" w:themeColor="text1"/>
              <w:right w:val="single" w:sz="4" w:space="0" w:color="000000" w:themeColor="text1"/>
            </w:tcBorders>
            <w:noWrap/>
            <w:hideMark/>
          </w:tcPr>
          <w:p w14:paraId="398A6A98"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23</w:t>
            </w:r>
          </w:p>
        </w:tc>
      </w:tr>
      <w:tr w:rsidR="00710AEB" w:rsidRPr="002C29B8" w14:paraId="50690739"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34B069CE"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D365 Fraud Protection Account Protection Sub</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6ED7C612"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2U1-00001</w:t>
            </w:r>
          </w:p>
        </w:tc>
        <w:tc>
          <w:tcPr>
            <w:tcW w:w="1100" w:type="dxa"/>
            <w:tcBorders>
              <w:top w:val="nil"/>
              <w:left w:val="nil"/>
              <w:bottom w:val="single" w:sz="4" w:space="0" w:color="000000" w:themeColor="text1"/>
              <w:right w:val="single" w:sz="4" w:space="0" w:color="000000" w:themeColor="text1"/>
            </w:tcBorders>
            <w:noWrap/>
            <w:hideMark/>
          </w:tcPr>
          <w:p w14:paraId="66D69041"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1</w:t>
            </w:r>
          </w:p>
        </w:tc>
      </w:tr>
      <w:tr w:rsidR="00710AEB" w:rsidRPr="002C29B8" w14:paraId="7DFDA4DB" w14:textId="77777777" w:rsidTr="00D47CA2">
        <w:trPr>
          <w:trHeight w:val="290"/>
        </w:trPr>
        <w:tc>
          <w:tcPr>
            <w:tcW w:w="7515" w:type="dxa"/>
            <w:tcBorders>
              <w:top w:val="nil"/>
              <w:left w:val="single" w:sz="4" w:space="0" w:color="000000" w:themeColor="text1"/>
              <w:bottom w:val="single" w:sz="4" w:space="0" w:color="000000" w:themeColor="text1"/>
              <w:right w:val="nil"/>
            </w:tcBorders>
            <w:noWrap/>
            <w:hideMark/>
          </w:tcPr>
          <w:p w14:paraId="6846E7FA" w14:textId="77777777" w:rsidR="002C29B8" w:rsidRPr="002C29B8" w:rsidRDefault="7686D7DE" w:rsidP="002C29B8">
            <w:pPr>
              <w:rPr>
                <w:rFonts w:ascii="Calibri" w:hAnsi="Calibri" w:cs="Calibri"/>
                <w:sz w:val="22"/>
                <w:szCs w:val="22"/>
              </w:rPr>
            </w:pPr>
            <w:r w:rsidRPr="70A23B0E">
              <w:rPr>
                <w:rFonts w:ascii="Calibri" w:hAnsi="Calibri" w:cs="Calibri"/>
                <w:sz w:val="22"/>
                <w:szCs w:val="22"/>
              </w:rPr>
              <w:t>D365 Fraud Protection Account Protection T2 AO Sub Minimum 100 Unit</w:t>
            </w:r>
          </w:p>
        </w:tc>
        <w:tc>
          <w:tcPr>
            <w:tcW w:w="1625" w:type="dxa"/>
            <w:tcBorders>
              <w:top w:val="nil"/>
              <w:left w:val="single" w:sz="4" w:space="0" w:color="000000" w:themeColor="text1"/>
              <w:bottom w:val="single" w:sz="4" w:space="0" w:color="000000" w:themeColor="text1"/>
              <w:right w:val="single" w:sz="4" w:space="0" w:color="000000" w:themeColor="text1"/>
            </w:tcBorders>
            <w:noWrap/>
            <w:hideMark/>
          </w:tcPr>
          <w:p w14:paraId="033E4C99" w14:textId="77777777" w:rsidR="002C29B8" w:rsidRPr="002C29B8" w:rsidRDefault="7686D7DE" w:rsidP="002C29B8">
            <w:pPr>
              <w:jc w:val="center"/>
              <w:rPr>
                <w:rFonts w:ascii="Calibri" w:hAnsi="Calibri" w:cs="Calibri"/>
                <w:sz w:val="22"/>
                <w:szCs w:val="22"/>
              </w:rPr>
            </w:pPr>
            <w:r w:rsidRPr="70A23B0E">
              <w:rPr>
                <w:rFonts w:ascii="Calibri" w:hAnsi="Calibri" w:cs="Calibri"/>
                <w:sz w:val="22"/>
                <w:szCs w:val="22"/>
              </w:rPr>
              <w:t>2V1-00001</w:t>
            </w:r>
          </w:p>
        </w:tc>
        <w:tc>
          <w:tcPr>
            <w:tcW w:w="1100" w:type="dxa"/>
            <w:tcBorders>
              <w:top w:val="nil"/>
              <w:left w:val="nil"/>
              <w:bottom w:val="single" w:sz="4" w:space="0" w:color="000000" w:themeColor="text1"/>
              <w:right w:val="single" w:sz="4" w:space="0" w:color="000000" w:themeColor="text1"/>
            </w:tcBorders>
            <w:noWrap/>
            <w:hideMark/>
          </w:tcPr>
          <w:p w14:paraId="080D36D8" w14:textId="77777777" w:rsidR="002C29B8" w:rsidRPr="002C29B8" w:rsidRDefault="7686D7DE" w:rsidP="002C29B8">
            <w:pPr>
              <w:jc w:val="center"/>
              <w:rPr>
                <w:rFonts w:ascii="Calibri" w:hAnsi="Calibri" w:cs="Calibri"/>
                <w:color w:val="000000"/>
                <w:sz w:val="22"/>
                <w:szCs w:val="22"/>
              </w:rPr>
            </w:pPr>
            <w:r w:rsidRPr="70A23B0E">
              <w:rPr>
                <w:rFonts w:ascii="Calibri" w:hAnsi="Calibri" w:cs="Calibri"/>
                <w:color w:val="000000" w:themeColor="text1"/>
                <w:sz w:val="22"/>
                <w:szCs w:val="22"/>
              </w:rPr>
              <w:t>250</w:t>
            </w:r>
          </w:p>
        </w:tc>
      </w:tr>
    </w:tbl>
    <w:p w14:paraId="63C99151" w14:textId="77777777" w:rsidR="00C031E0" w:rsidRDefault="00C031E0" w:rsidP="00C870BA">
      <w:pPr>
        <w:pStyle w:val="HeadText2"/>
      </w:pPr>
    </w:p>
    <w:p w14:paraId="59A92BDE" w14:textId="69BB3C15" w:rsidR="00C031E0" w:rsidRDefault="008768B6" w:rsidP="00C870BA">
      <w:pPr>
        <w:pStyle w:val="HeadText2"/>
        <w:rPr>
          <w:b/>
          <w:bCs/>
        </w:rPr>
      </w:pPr>
      <w:r w:rsidRPr="002C0C93">
        <w:rPr>
          <w:b/>
          <w:bCs/>
        </w:rPr>
        <w:t>EOTSS reserves the right to procure less or additional related products and services.</w:t>
      </w:r>
    </w:p>
    <w:p w14:paraId="6AD754A8" w14:textId="751C06AF" w:rsidR="009F5ED0" w:rsidRDefault="009F5ED0" w:rsidP="006D0748">
      <w:pPr>
        <w:pStyle w:val="HeadText2"/>
        <w:ind w:left="0"/>
      </w:pPr>
    </w:p>
    <w:p w14:paraId="78A6683E" w14:textId="44F1BDFD" w:rsidR="009F5ED0" w:rsidRDefault="003D1366" w:rsidP="00C53AE0">
      <w:pPr>
        <w:pStyle w:val="Heading1"/>
      </w:pPr>
      <w:bookmarkStart w:id="58" w:name="AAA"/>
      <w:bookmarkStart w:id="59" w:name="_Toc521483309"/>
      <w:bookmarkStart w:id="60" w:name="_Toc213418006"/>
      <w:bookmarkStart w:id="61" w:name="_Toc215743089"/>
      <w:bookmarkStart w:id="62" w:name="_Toc218847577"/>
      <w:bookmarkEnd w:id="58"/>
      <w:r>
        <w:t>Bidder Qualifications</w:t>
      </w:r>
      <w:bookmarkEnd w:id="59"/>
      <w:bookmarkEnd w:id="60"/>
      <w:bookmarkEnd w:id="61"/>
      <w:bookmarkEnd w:id="62"/>
    </w:p>
    <w:p w14:paraId="22FA1965" w14:textId="77777777" w:rsidR="009F5ED0" w:rsidRDefault="003D1366">
      <w:pPr>
        <w:pStyle w:val="HeadText1"/>
      </w:pPr>
      <w:r>
        <w:t>Bidders must respond to all specifications requiring a response with respect to the Bidder’s company, rather than referencing the experience and qualifications of the Bidder’s partner(s), parent company, or subsidiary company(ies), unless otherwise specified.</w:t>
      </w:r>
    </w:p>
    <w:p w14:paraId="4EB674B4" w14:textId="514425B7" w:rsidR="003E0C3E" w:rsidRDefault="003E0C3E">
      <w:pPr>
        <w:pStyle w:val="HeadText1"/>
      </w:pPr>
      <w:r w:rsidRPr="003E0C3E">
        <w:t>Eligible respondents must be Microsoft-approved partners or authorized resellers with a current and established partnership with Microsoft. This RFR is not intended for resellers without demonstrated authorization or capacity to provide enterprise-scale licensing.</w:t>
      </w:r>
    </w:p>
    <w:p w14:paraId="44E914D4" w14:textId="3CE6926F" w:rsidR="009F5ED0" w:rsidRDefault="003D1366" w:rsidP="00C53AE0">
      <w:pPr>
        <w:pStyle w:val="Heading2"/>
      </w:pPr>
      <w:bookmarkStart w:id="63" w:name="_Toc521483314"/>
      <w:bookmarkStart w:id="64" w:name="_Toc213418014"/>
      <w:bookmarkStart w:id="65" w:name="_Toc215743097"/>
      <w:bookmarkStart w:id="66" w:name="_Toc218847578"/>
      <w:r>
        <w:t>Financial stability including bankruptcy, litigation and contract defaults</w:t>
      </w:r>
      <w:bookmarkEnd w:id="63"/>
      <w:bookmarkEnd w:id="64"/>
      <w:bookmarkEnd w:id="65"/>
      <w:bookmarkEnd w:id="66"/>
    </w:p>
    <w:p w14:paraId="3CD0EEB2" w14:textId="77777777" w:rsidR="009F5ED0" w:rsidRDefault="003D1366" w:rsidP="00C53AE0">
      <w:pPr>
        <w:pStyle w:val="Heading3"/>
      </w:pPr>
      <w:bookmarkStart w:id="67" w:name="_Toc521483316"/>
      <w:bookmarkStart w:id="68" w:name="_Toc213418015"/>
      <w:bookmarkStart w:id="69" w:name="_Toc215743098"/>
      <w:bookmarkStart w:id="70" w:name="_Toc218847579"/>
      <w:r>
        <w:t>Financial statement for most recently completed fiscal year</w:t>
      </w:r>
      <w:bookmarkEnd w:id="67"/>
      <w:bookmarkEnd w:id="68"/>
      <w:bookmarkEnd w:id="69"/>
      <w:bookmarkEnd w:id="70"/>
      <w:r>
        <w:t xml:space="preserve"> </w:t>
      </w:r>
    </w:p>
    <w:p w14:paraId="3661E8CC" w14:textId="2D3AD37F" w:rsidR="009F5ED0" w:rsidRDefault="003D1366">
      <w:pPr>
        <w:pStyle w:val="HeadText3"/>
      </w:pPr>
      <w:r>
        <w:t xml:space="preserve">Bidders must provide Gross Annual Revenue for their most recently completed fiscal year. </w:t>
      </w:r>
    </w:p>
    <w:p w14:paraId="652CB48C" w14:textId="77777777" w:rsidR="009F5ED0" w:rsidRDefault="003D1366" w:rsidP="00C53AE0">
      <w:pPr>
        <w:pStyle w:val="Heading3"/>
      </w:pPr>
      <w:bookmarkStart w:id="71" w:name="_Toc213418016"/>
      <w:bookmarkStart w:id="72" w:name="_Toc215743099"/>
      <w:bookmarkStart w:id="73" w:name="_Toc218847580"/>
      <w:bookmarkStart w:id="74" w:name="_Toc521483317"/>
      <w:r>
        <w:lastRenderedPageBreak/>
        <w:t>Certificate of Good Standing</w:t>
      </w:r>
      <w:bookmarkEnd w:id="71"/>
      <w:bookmarkEnd w:id="72"/>
      <w:bookmarkEnd w:id="73"/>
      <w:r>
        <w:t xml:space="preserve"> </w:t>
      </w:r>
    </w:p>
    <w:p w14:paraId="7F1741E9" w14:textId="439CB733" w:rsidR="009F5ED0" w:rsidRDefault="003D1366">
      <w:pPr>
        <w:pStyle w:val="HeadText3"/>
      </w:pPr>
      <w:r>
        <w:t xml:space="preserve">Bidders must provide a Certificate of Good Standing from the Department of Revenue (DOR). Visit DOR website </w:t>
      </w:r>
      <w:r w:rsidR="00A43EAD">
        <w:fldChar w:fldCharType="begin"/>
      </w:r>
      <w:ins w:id="75" w:author="Wong, Nelson (EOTSS)" w:date="2026-01-08T11:11:00Z" w16du:dateUtc="2026-01-08T16:11:00Z">
        <w:r w:rsidR="00A43EAD">
          <w:instrText>HYPERLINK "</w:instrText>
        </w:r>
      </w:ins>
      <w:r w:rsidR="00A43EAD" w:rsidRPr="00A43EAD">
        <w:instrText>https://www.mass.gov/orgs/massachusetts-department-of-revenue</w:instrText>
      </w:r>
      <w:ins w:id="76" w:author="Wong, Nelson (EOTSS)" w:date="2026-01-08T11:11:00Z" w16du:dateUtc="2026-01-08T16:11:00Z">
        <w:r w:rsidR="00A43EAD">
          <w:instrText>"</w:instrText>
        </w:r>
      </w:ins>
      <w:r w:rsidR="00A43EAD">
        <w:fldChar w:fldCharType="separate"/>
      </w:r>
      <w:r w:rsidR="00A43EAD" w:rsidRPr="00F8019A">
        <w:rPr>
          <w:rStyle w:val="Hyperlink"/>
        </w:rPr>
        <w:t>https://www.mass.gov/orgs/massachusetts-department-of-revenue</w:t>
      </w:r>
      <w:r w:rsidR="00A43EAD">
        <w:fldChar w:fldCharType="end"/>
      </w:r>
      <w:r>
        <w:t xml:space="preserve"> for more information. </w:t>
      </w:r>
    </w:p>
    <w:p w14:paraId="3A488CCB" w14:textId="77777777" w:rsidR="009F5ED0" w:rsidRDefault="003D1366">
      <w:pPr>
        <w:pStyle w:val="HeadText3"/>
      </w:pPr>
      <w:r>
        <w:t xml:space="preserve">For out of state Bidder: if a certificate from DOR is not available, Bidder must provide documentation/ justification to be reviewed by the SST. The SST reserves the right to request additional information/ clarification. </w:t>
      </w:r>
    </w:p>
    <w:p w14:paraId="0C4E190C" w14:textId="77777777" w:rsidR="009F5ED0" w:rsidRDefault="003D1366" w:rsidP="00C53AE0">
      <w:pPr>
        <w:pStyle w:val="Heading3"/>
      </w:pPr>
      <w:bookmarkStart w:id="77" w:name="_Toc213418017"/>
      <w:bookmarkStart w:id="78" w:name="_Toc215743100"/>
      <w:bookmarkStart w:id="79" w:name="_Toc218847581"/>
      <w:r>
        <w:t>Bankruptcy, litigation, and contract defaults</w:t>
      </w:r>
      <w:bookmarkEnd w:id="74"/>
      <w:bookmarkEnd w:id="77"/>
      <w:bookmarkEnd w:id="78"/>
      <w:bookmarkEnd w:id="79"/>
    </w:p>
    <w:p w14:paraId="2B2397E9" w14:textId="77777777" w:rsidR="009F5ED0" w:rsidRDefault="003D1366">
      <w:pPr>
        <w:pStyle w:val="HeadText3"/>
      </w:pPr>
      <w:r>
        <w:t>Bidders must provide a list of any outstanding contingencies, such as lawsuits or other claims or charges, against the Bidder related to performance of the services sought under this RFR.</w:t>
      </w:r>
    </w:p>
    <w:p w14:paraId="4EC56989" w14:textId="77777777" w:rsidR="009F5ED0" w:rsidRDefault="003D1366" w:rsidP="00C53AE0">
      <w:pPr>
        <w:pStyle w:val="Heading2"/>
        <w:rPr>
          <w:rFonts w:cs="Times New Roman"/>
          <w:b w:val="0"/>
          <w:bCs w:val="0"/>
        </w:rPr>
      </w:pPr>
      <w:bookmarkStart w:id="80" w:name="_Minimum_Revenue"/>
      <w:bookmarkStart w:id="81" w:name="_Toc213418020"/>
      <w:bookmarkStart w:id="82" w:name="_Toc215743103"/>
      <w:bookmarkStart w:id="83" w:name="_Toc218847582"/>
      <w:bookmarkEnd w:id="80"/>
      <w:r>
        <w:rPr>
          <w:rFonts w:cs="Times New Roman"/>
        </w:rPr>
        <w:t>Debarment Check</w:t>
      </w:r>
      <w:r>
        <w:br/>
      </w:r>
      <w:r>
        <w:rPr>
          <w:rFonts w:cs="Times New Roman"/>
          <w:b w:val="0"/>
          <w:bCs w:val="0"/>
        </w:rPr>
        <w:t>A bid from a debarred or suspended contractor shall be rejected, as authorized by 801 CMR 21.06(10).</w:t>
      </w:r>
      <w:bookmarkEnd w:id="81"/>
      <w:bookmarkEnd w:id="82"/>
      <w:bookmarkEnd w:id="83"/>
      <w:r>
        <w:rPr>
          <w:rFonts w:cs="Times New Roman"/>
          <w:b w:val="0"/>
          <w:bCs w:val="0"/>
        </w:rPr>
        <w:t xml:space="preserve"> </w:t>
      </w:r>
    </w:p>
    <w:p w14:paraId="066E9E4A" w14:textId="77777777" w:rsidR="009F5ED0" w:rsidRDefault="003D1366" w:rsidP="00C53AE0">
      <w:pPr>
        <w:pStyle w:val="Heading2"/>
      </w:pPr>
      <w:bookmarkStart w:id="84" w:name="_Additional_Terms_and"/>
      <w:bookmarkStart w:id="85" w:name="_Toc213418021"/>
      <w:bookmarkStart w:id="86" w:name="_Toc215743104"/>
      <w:bookmarkStart w:id="87" w:name="_Toc218847583"/>
      <w:bookmarkEnd w:id="84"/>
      <w:r>
        <w:t>Additional Terms and Conditions</w:t>
      </w:r>
      <w:bookmarkEnd w:id="85"/>
      <w:bookmarkEnd w:id="86"/>
      <w:bookmarkEnd w:id="87"/>
    </w:p>
    <w:p w14:paraId="7D7CF653" w14:textId="50A82AB5" w:rsidR="009F5ED0" w:rsidRDefault="003D1366" w:rsidP="00D75CF8">
      <w:pPr>
        <w:pStyle w:val="HeadText3"/>
      </w:pPr>
      <w:r>
        <w:t xml:space="preserve">Bidders responding to this RFR understand and agree </w:t>
      </w:r>
      <w:r w:rsidR="000D63AC">
        <w:t>to the</w:t>
      </w:r>
      <w:r>
        <w:t xml:space="preserve"> terms attached as Exhibit 1: </w:t>
      </w:r>
      <w:r w:rsidR="0015506E">
        <w:t>Additional Terms and Conditions</w:t>
      </w:r>
      <w:r w:rsidR="00575E62">
        <w:t>.</w:t>
      </w:r>
    </w:p>
    <w:p w14:paraId="64854F81" w14:textId="77777777" w:rsidR="00D75CF8" w:rsidRDefault="00D75CF8" w:rsidP="00D75CF8">
      <w:pPr>
        <w:pStyle w:val="HeadText3"/>
      </w:pPr>
    </w:p>
    <w:p w14:paraId="3E02B900" w14:textId="77777777" w:rsidR="009F5ED0" w:rsidRDefault="003D1366" w:rsidP="00C53AE0">
      <w:pPr>
        <w:pStyle w:val="Heading1"/>
      </w:pPr>
      <w:bookmarkStart w:id="88" w:name="_Toc518384281"/>
      <w:bookmarkStart w:id="89" w:name="_Toc518392171"/>
      <w:bookmarkStart w:id="90" w:name="_Toc518641461"/>
      <w:bookmarkStart w:id="91" w:name="_Toc518641826"/>
      <w:bookmarkStart w:id="92" w:name="_Toc521420713"/>
      <w:bookmarkStart w:id="93" w:name="_Toc521421103"/>
      <w:bookmarkStart w:id="94" w:name="_Toc521421493"/>
      <w:bookmarkStart w:id="95" w:name="_Toc521481371"/>
      <w:bookmarkStart w:id="96" w:name="_Toc521481761"/>
      <w:bookmarkStart w:id="97" w:name="_Toc521482151"/>
      <w:bookmarkStart w:id="98" w:name="_Toc521482541"/>
      <w:bookmarkStart w:id="99" w:name="_Toc521482931"/>
      <w:bookmarkStart w:id="100" w:name="_Toc521483320"/>
      <w:bookmarkStart w:id="101" w:name="_Toc518384282"/>
      <w:bookmarkStart w:id="102" w:name="_Toc518392172"/>
      <w:bookmarkStart w:id="103" w:name="_Toc518641462"/>
      <w:bookmarkStart w:id="104" w:name="_Toc518641827"/>
      <w:bookmarkStart w:id="105" w:name="_Toc521420714"/>
      <w:bookmarkStart w:id="106" w:name="_Toc521421104"/>
      <w:bookmarkStart w:id="107" w:name="_Toc521421494"/>
      <w:bookmarkStart w:id="108" w:name="_Toc521481372"/>
      <w:bookmarkStart w:id="109" w:name="_Toc521481762"/>
      <w:bookmarkStart w:id="110" w:name="_Toc521482152"/>
      <w:bookmarkStart w:id="111" w:name="_Toc521482542"/>
      <w:bookmarkStart w:id="112" w:name="_Toc521482932"/>
      <w:bookmarkStart w:id="113" w:name="_Toc521483321"/>
      <w:bookmarkStart w:id="114" w:name="_Toc521483322"/>
      <w:bookmarkStart w:id="115" w:name="_Toc213418025"/>
      <w:bookmarkStart w:id="116" w:name="_Toc215743108"/>
      <w:bookmarkStart w:id="117" w:name="_Toc218847584"/>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t>SERVICE AND COST SPECIFICATIONS</w:t>
      </w:r>
      <w:bookmarkEnd w:id="114"/>
      <w:bookmarkEnd w:id="115"/>
      <w:bookmarkEnd w:id="116"/>
      <w:bookmarkEnd w:id="117"/>
    </w:p>
    <w:p w14:paraId="09800FBE" w14:textId="77777777" w:rsidR="009F5ED0" w:rsidRDefault="003D1366" w:rsidP="00C53AE0">
      <w:pPr>
        <w:pStyle w:val="Heading2"/>
      </w:pPr>
      <w:bookmarkStart w:id="118" w:name="_Toc213418026"/>
      <w:bookmarkStart w:id="119" w:name="_Toc215743109"/>
      <w:bookmarkStart w:id="120" w:name="_Toc218847585"/>
      <w:r>
        <w:t>Service Specifications</w:t>
      </w:r>
      <w:bookmarkEnd w:id="118"/>
      <w:bookmarkEnd w:id="119"/>
      <w:bookmarkEnd w:id="120"/>
    </w:p>
    <w:p w14:paraId="10E89E3B" w14:textId="77777777" w:rsidR="009F5ED0" w:rsidRDefault="009F5ED0">
      <w:pPr>
        <w:pStyle w:val="HeadText3"/>
      </w:pPr>
    </w:p>
    <w:p w14:paraId="470AE55F" w14:textId="77777777" w:rsidR="009F5ED0" w:rsidRDefault="003D1366" w:rsidP="00C53AE0">
      <w:pPr>
        <w:pStyle w:val="Heading3"/>
      </w:pPr>
      <w:bookmarkStart w:id="121" w:name="_Toc189639097"/>
      <w:bookmarkStart w:id="122" w:name="_Toc213418027"/>
      <w:bookmarkStart w:id="123" w:name="_Toc215743110"/>
      <w:bookmarkStart w:id="124" w:name="_Toc218847586"/>
      <w:r>
        <w:t>Required Climate and Environmental Service Specifications</w:t>
      </w:r>
      <w:bookmarkEnd w:id="121"/>
      <w:bookmarkEnd w:id="122"/>
      <w:bookmarkEnd w:id="123"/>
      <w:bookmarkEnd w:id="124"/>
    </w:p>
    <w:p w14:paraId="080E403C" w14:textId="17A34EF5" w:rsidR="009F5ED0" w:rsidRDefault="003D1366">
      <w:pPr>
        <w:pStyle w:val="HeadText3"/>
      </w:pPr>
      <w:r>
        <w:t xml:space="preserve">A number of environmental product or service specifications have been designated as either mandatory or desirable for the Product/Service category by the EPP Program through EO 515 and can be viewed in the EPP Products and Services Guide at </w:t>
      </w:r>
      <w:hyperlink r:id="rId20">
        <w:r w:rsidR="68FD04E8" w:rsidRPr="415D7AB9">
          <w:rPr>
            <w:rStyle w:val="Hyperlink"/>
          </w:rPr>
          <w:t>https://www.mass.gov/handbook/environmentally-preferable-products-epp-and-services-guide</w:t>
        </w:r>
      </w:hyperlink>
      <w:r w:rsidR="76AF2216">
        <w:t>.</w:t>
      </w:r>
      <w:r>
        <w:t xml:space="preserve"> </w:t>
      </w:r>
    </w:p>
    <w:p w14:paraId="25C305A8" w14:textId="77777777" w:rsidR="009F5ED0" w:rsidRDefault="003D1366" w:rsidP="00C53AE0">
      <w:pPr>
        <w:pStyle w:val="Heading3"/>
      </w:pPr>
      <w:bookmarkStart w:id="125" w:name="_Toc213418028"/>
      <w:bookmarkStart w:id="126" w:name="_Toc215743111"/>
      <w:bookmarkStart w:id="127" w:name="_Toc218847587"/>
      <w:r>
        <w:t>Account Team</w:t>
      </w:r>
      <w:bookmarkEnd w:id="125"/>
      <w:bookmarkEnd w:id="126"/>
      <w:bookmarkEnd w:id="127"/>
    </w:p>
    <w:p w14:paraId="740F2D18" w14:textId="32134343" w:rsidR="009F5ED0" w:rsidRDefault="003D1366">
      <w:pPr>
        <w:pStyle w:val="HeadText3"/>
        <w:rPr>
          <w:rFonts w:cs="Arial"/>
        </w:rPr>
      </w:pPr>
      <w:r w:rsidRPr="415D7AB9">
        <w:rPr>
          <w:rFonts w:cs="Arial"/>
        </w:rPr>
        <w:t xml:space="preserve">All Bidders must describe the composition of the Account Team that will provide services under this Contract. The Bidder must describe their minimum qualifications for an Account Team member, and their process for training/orienting a new member of the Account Team relative to the Contract requirements and their responsibilities under the Contract, before that Account Team member begins to provide services to </w:t>
      </w:r>
      <w:r w:rsidR="3905B094" w:rsidRPr="415D7AB9">
        <w:rPr>
          <w:rFonts w:cs="Arial"/>
        </w:rPr>
        <w:t>EOTSS.</w:t>
      </w:r>
    </w:p>
    <w:p w14:paraId="2C3FD15D" w14:textId="1EA1DAC7" w:rsidR="009F5ED0" w:rsidRDefault="003D1366">
      <w:pPr>
        <w:pStyle w:val="HeadText3"/>
        <w:rPr>
          <w:rFonts w:cs="Arial"/>
          <w:szCs w:val="26"/>
        </w:rPr>
      </w:pPr>
      <w:r>
        <w:rPr>
          <w:rFonts w:cs="Arial"/>
          <w:szCs w:val="26"/>
        </w:rPr>
        <w:t xml:space="preserve">The Vendor shall agree to honor </w:t>
      </w:r>
      <w:r w:rsidR="006B58FD">
        <w:rPr>
          <w:rFonts w:cs="Arial"/>
          <w:szCs w:val="26"/>
        </w:rPr>
        <w:t>EOTSS’</w:t>
      </w:r>
      <w:r>
        <w:rPr>
          <w:rFonts w:cs="Arial"/>
          <w:szCs w:val="26"/>
        </w:rPr>
        <w:t xml:space="preserve"> request that a member of the Account Team be replaced.</w:t>
      </w:r>
    </w:p>
    <w:p w14:paraId="3B9035DB" w14:textId="4EF08015" w:rsidR="009F5ED0" w:rsidRDefault="009F5ED0" w:rsidP="001B0808">
      <w:pPr>
        <w:pStyle w:val="HeadText3"/>
        <w:ind w:left="0"/>
      </w:pPr>
    </w:p>
    <w:p w14:paraId="401C3F29" w14:textId="77777777" w:rsidR="009F5ED0" w:rsidRDefault="003D1366" w:rsidP="00C53AE0">
      <w:pPr>
        <w:pStyle w:val="Heading3"/>
      </w:pPr>
      <w:bookmarkStart w:id="128" w:name="_Toc213418035"/>
      <w:bookmarkStart w:id="129" w:name="_Toc215743118"/>
      <w:bookmarkStart w:id="130" w:name="_Toc218847588"/>
      <w:r>
        <w:t>Upgrades and/or “Patches”</w:t>
      </w:r>
      <w:bookmarkEnd w:id="128"/>
      <w:bookmarkEnd w:id="129"/>
      <w:bookmarkEnd w:id="130"/>
    </w:p>
    <w:p w14:paraId="16AFEB41" w14:textId="78A42A40" w:rsidR="009F5ED0" w:rsidRDefault="003D1366">
      <w:pPr>
        <w:pStyle w:val="HeadText3"/>
      </w:pPr>
      <w:r>
        <w:t xml:space="preserve">The Vendor will be responsible for maintenance, including available patches, updates, and upgrades in coordination with </w:t>
      </w:r>
      <w:r w:rsidR="6B05A438">
        <w:t>EOTSS’</w:t>
      </w:r>
      <w:r>
        <w:t xml:space="preserve"> designated resource for same, as dictated by any existing support and maintenance agreements, for software and where applicable hardware, e.g. computers, devices, and peripherals that have operating systems or firmware that requires upgrades.  Vendors should refer to NIST Special Publication 800-40, Guide to Enterprise Patch Management Technologies to develop a plan to continuously provide and perform software maintenance, including all updates, patches, bug fixes, service packs, hot fixes, enhancements, new releases, new versions and other improvements to eliminate vulnerabilities and remove flaws that could otherwise facilitate security breaches or hinder efficient operation of the hardware or software. Vendor at a minimum shall provide prompt application of security-relevant software upgrades, e.g., patches, service packs and hot fixes.  Vendor acknowledges and permits </w:t>
      </w:r>
      <w:r w:rsidR="37DBF7C8">
        <w:t>EOTSS</w:t>
      </w:r>
      <w:r>
        <w:t xml:space="preserve"> to validate Vendor’s software is so updated.  Vendor will provide </w:t>
      </w:r>
      <w:r w:rsidR="51AA8E97">
        <w:t>EOTSS</w:t>
      </w:r>
      <w:r>
        <w:t xml:space="preserve"> a copy of the system security plan outlining the procedures developed to adhere to these requirements upon request.</w:t>
      </w:r>
    </w:p>
    <w:p w14:paraId="6909150B" w14:textId="77777777" w:rsidR="009F5ED0" w:rsidRDefault="003D1366" w:rsidP="00C53AE0">
      <w:pPr>
        <w:pStyle w:val="Heading3"/>
      </w:pPr>
      <w:bookmarkStart w:id="131" w:name="_Toc213418036"/>
      <w:bookmarkStart w:id="132" w:name="_Toc215743119"/>
      <w:bookmarkStart w:id="133" w:name="_Toc218847589"/>
      <w:r>
        <w:t>Services Provided by the Software Publisher</w:t>
      </w:r>
      <w:bookmarkEnd w:id="131"/>
      <w:bookmarkEnd w:id="132"/>
      <w:bookmarkEnd w:id="133"/>
    </w:p>
    <w:p w14:paraId="6D905C0E" w14:textId="7D9CC1D6" w:rsidR="009F5ED0" w:rsidRDefault="5A8A5075">
      <w:pPr>
        <w:pStyle w:val="HeadText4"/>
      </w:pPr>
      <w:r>
        <w:t xml:space="preserve">The Software Reseller shall arrange for implementation, customization, training, support, maintenance and other software related services to be provided by the Software Publisher, if </w:t>
      </w:r>
      <w:r w:rsidR="30C0B495">
        <w:t>EOTSS</w:t>
      </w:r>
      <w:r>
        <w:t xml:space="preserve"> requests the services and the Software Publisher is willing to provide them.  </w:t>
      </w:r>
    </w:p>
    <w:p w14:paraId="38C5DB7D" w14:textId="77777777" w:rsidR="009F5ED0" w:rsidRDefault="009F5ED0" w:rsidP="00D47CA2">
      <w:bookmarkStart w:id="134" w:name="_Service_Level_Agreement"/>
      <w:bookmarkEnd w:id="134"/>
    </w:p>
    <w:p w14:paraId="198210C5" w14:textId="77777777" w:rsidR="009F5ED0" w:rsidRDefault="003D1366" w:rsidP="00C53AE0">
      <w:pPr>
        <w:pStyle w:val="Heading3"/>
      </w:pPr>
      <w:bookmarkStart w:id="135" w:name="_Toc213418038"/>
      <w:bookmarkStart w:id="136" w:name="_Toc215743122"/>
      <w:bookmarkStart w:id="137" w:name="_Toc218847590"/>
      <w:r>
        <w:lastRenderedPageBreak/>
        <w:t>Software End of Life (EOL)</w:t>
      </w:r>
      <w:bookmarkEnd w:id="135"/>
      <w:bookmarkEnd w:id="136"/>
      <w:bookmarkEnd w:id="137"/>
    </w:p>
    <w:p w14:paraId="2DCA1E8C" w14:textId="6E123E67" w:rsidR="009F5ED0" w:rsidRDefault="003D1366">
      <w:pPr>
        <w:pStyle w:val="HeadText3"/>
      </w:pPr>
      <w:bookmarkStart w:id="138" w:name="_Hlk33536317"/>
      <w:r>
        <w:t>Vendor shall not sell any software for services of any kind that is end of life (EOL), end of support (EOS), or is no longer supported by the original contractor (e.g. patching for security updates, updates to fix bugs, updates for new operating systems, etc.).</w:t>
      </w:r>
      <w:r w:rsidR="001B0808">
        <w:t xml:space="preserve"> </w:t>
      </w:r>
      <w:r>
        <w:t>Vendor shall also notify Customer in writing within sixty (60) days upon announcement that software is nearing its end of life, end of support or is no longer supported by the original vendor.  If the original vendor company is sold, the acquiring company will be considered the original vendor for the purposes of this section if the terms of said acquisition include assumption of all liability and extension of all original warranties issued to the Customer by the acquired company.</w:t>
      </w:r>
    </w:p>
    <w:p w14:paraId="3E02B78D" w14:textId="77777777" w:rsidR="009F5ED0" w:rsidRDefault="003D1366" w:rsidP="00C53AE0">
      <w:pPr>
        <w:pStyle w:val="Heading3"/>
      </w:pPr>
      <w:bookmarkStart w:id="139" w:name="_Toc213418039"/>
      <w:bookmarkStart w:id="140" w:name="_Toc215743123"/>
      <w:bookmarkStart w:id="141" w:name="_Toc218847591"/>
      <w:bookmarkEnd w:id="138"/>
      <w:r>
        <w:t>Contract Review Meetings</w:t>
      </w:r>
      <w:bookmarkEnd w:id="139"/>
      <w:bookmarkEnd w:id="140"/>
      <w:bookmarkEnd w:id="141"/>
    </w:p>
    <w:p w14:paraId="09487C22" w14:textId="3ECC9005" w:rsidR="009F5ED0" w:rsidRDefault="001670FF">
      <w:pPr>
        <w:pStyle w:val="HeadText3"/>
      </w:pPr>
      <w:r>
        <w:t xml:space="preserve">If requested by EOTSS, </w:t>
      </w:r>
      <w:r w:rsidR="003D1366">
        <w:t xml:space="preserve">Bidders must agree to meet </w:t>
      </w:r>
      <w:r w:rsidR="79D6A3CB">
        <w:t xml:space="preserve">with EOTSS </w:t>
      </w:r>
      <w:r w:rsidR="003D1366">
        <w:t>on a quarterly basis to review contractual performance.</w:t>
      </w:r>
    </w:p>
    <w:p w14:paraId="7BB45C51" w14:textId="0076ED09" w:rsidR="009F5ED0" w:rsidRDefault="003D1366" w:rsidP="00C53AE0">
      <w:pPr>
        <w:pStyle w:val="Heading3"/>
      </w:pPr>
      <w:bookmarkStart w:id="142" w:name="_Toc213418042"/>
      <w:bookmarkStart w:id="143" w:name="_Toc215743126"/>
      <w:bookmarkStart w:id="144" w:name="_Toc218847592"/>
      <w:r>
        <w:t>Requirements at Contract Termination</w:t>
      </w:r>
      <w:bookmarkEnd w:id="142"/>
      <w:bookmarkEnd w:id="143"/>
      <w:bookmarkEnd w:id="144"/>
    </w:p>
    <w:p w14:paraId="5146837D" w14:textId="6A2107A0" w:rsidR="009F5ED0" w:rsidRDefault="5A8A5075">
      <w:pPr>
        <w:pStyle w:val="HeadText3"/>
      </w:pPr>
      <w:r>
        <w:t xml:space="preserve"> </w:t>
      </w:r>
    </w:p>
    <w:p w14:paraId="192F3A30" w14:textId="5BD20D43" w:rsidR="009F5ED0" w:rsidRDefault="7D90CAF4">
      <w:pPr>
        <w:pStyle w:val="HeadText3"/>
      </w:pPr>
      <w:r>
        <w:t>A</w:t>
      </w:r>
      <w:r w:rsidR="003D1366">
        <w:t xml:space="preserve">ll license information data acquired and retained by Software Reseller will be stored such that the license information can be transferred to a new system upon contract termination. The Software Reseller will work with </w:t>
      </w:r>
      <w:r w:rsidR="15838E2D">
        <w:t>EOTSS</w:t>
      </w:r>
      <w:r w:rsidR="003D1366">
        <w:t xml:space="preserve">, or </w:t>
      </w:r>
      <w:r w:rsidR="71A7458F">
        <w:t>its</w:t>
      </w:r>
      <w:r w:rsidR="003D1366">
        <w:t xml:space="preserve"> designees, to ensure that the license information has been successfully transferred in a usable format.</w:t>
      </w:r>
    </w:p>
    <w:p w14:paraId="43D80CDE" w14:textId="2C1359C9" w:rsidR="009F5ED0" w:rsidRDefault="2FCE4399" w:rsidP="00C53AE0">
      <w:pPr>
        <w:pStyle w:val="Heading3"/>
      </w:pPr>
      <w:bookmarkStart w:id="145" w:name="_Toc213418043"/>
      <w:bookmarkStart w:id="146" w:name="_Toc215743127"/>
      <w:bookmarkStart w:id="147" w:name="_Toc218847593"/>
      <w:r>
        <w:t>Ordering and Quotes</w:t>
      </w:r>
      <w:bookmarkEnd w:id="145"/>
      <w:bookmarkEnd w:id="146"/>
      <w:bookmarkEnd w:id="147"/>
    </w:p>
    <w:p w14:paraId="2DB4331E" w14:textId="5778A13F" w:rsidR="009F5ED0" w:rsidRPr="002C0C93" w:rsidRDefault="0F73925C" w:rsidP="002C0C93">
      <w:pPr>
        <w:spacing w:after="160" w:line="276" w:lineRule="auto"/>
        <w:ind w:left="907"/>
        <w:rPr>
          <w:rFonts w:eastAsia="Arial" w:cs="Arial"/>
        </w:rPr>
      </w:pPr>
      <w:r w:rsidRPr="002C0C93">
        <w:rPr>
          <w:rFonts w:eastAsia="Arial" w:cs="Arial"/>
        </w:rPr>
        <w:t xml:space="preserve">Responding to EOTSS’ quote requests is a requirement of this contract and </w:t>
      </w:r>
      <w:r w:rsidR="090733A0" w:rsidRPr="05637292">
        <w:rPr>
          <w:rFonts w:eastAsia="Arial" w:cs="Arial"/>
        </w:rPr>
        <w:t>quote requests</w:t>
      </w:r>
      <w:r w:rsidRPr="002C0C93">
        <w:rPr>
          <w:rFonts w:eastAsia="Arial" w:cs="Arial"/>
        </w:rPr>
        <w:t xml:space="preserve"> may occur throughout the contract term. Contractor must provide quotes that clearly identify all commodities, materials, services and/or requirements which may incur costs to </w:t>
      </w:r>
      <w:r w:rsidRPr="002C0C93">
        <w:rPr>
          <w:rFonts w:eastAsia="Arial" w:cs="Arial"/>
          <w:u w:val="single"/>
        </w:rPr>
        <w:t>EOTSS</w:t>
      </w:r>
      <w:r w:rsidRPr="002C0C93">
        <w:rPr>
          <w:rFonts w:eastAsia="Arial" w:cs="Arial"/>
        </w:rPr>
        <w:t xml:space="preserve">. All quotes must be for products and/or services that Contractor is awarded to sell under this Contract. Contractor may not bill </w:t>
      </w:r>
      <w:r w:rsidRPr="002C0C93">
        <w:rPr>
          <w:rFonts w:eastAsia="Arial" w:cs="Arial"/>
          <w:u w:val="single"/>
        </w:rPr>
        <w:t>EOTSS</w:t>
      </w:r>
      <w:r w:rsidRPr="002C0C93">
        <w:rPr>
          <w:rFonts w:eastAsia="Arial" w:cs="Arial"/>
        </w:rPr>
        <w:t xml:space="preserve"> for any costs not identified in the quote, accepted by the SST, and agreed to by </w:t>
      </w:r>
      <w:r w:rsidRPr="002C0C93">
        <w:rPr>
          <w:rFonts w:eastAsia="Arial" w:cs="Arial"/>
          <w:u w:val="single"/>
        </w:rPr>
        <w:t>EOTSS,</w:t>
      </w:r>
      <w:r w:rsidRPr="002C0C93">
        <w:rPr>
          <w:rFonts w:eastAsia="Arial" w:cs="Arial"/>
        </w:rPr>
        <w:t xml:space="preserve"> unless otherwise specified in this contract.  </w:t>
      </w:r>
    </w:p>
    <w:p w14:paraId="55BCC2BC" w14:textId="77777777" w:rsidR="009F5ED0" w:rsidRDefault="009F5ED0">
      <w:pPr>
        <w:ind w:left="1080"/>
      </w:pPr>
    </w:p>
    <w:p w14:paraId="45878947" w14:textId="77777777" w:rsidR="009F5ED0" w:rsidRDefault="003D1366" w:rsidP="00C53AE0">
      <w:pPr>
        <w:pStyle w:val="Heading4"/>
      </w:pPr>
      <w:r>
        <w:t>Obtaining Quotes</w:t>
      </w:r>
    </w:p>
    <w:p w14:paraId="7BAA409B" w14:textId="69EF9971" w:rsidR="009F5ED0" w:rsidRDefault="003D1366">
      <w:pPr>
        <w:pStyle w:val="HeadText4"/>
      </w:pPr>
      <w:r>
        <w:t>The Software Reseller shall accept requests for quotes by toll-free telephone,</w:t>
      </w:r>
      <w:r w:rsidR="00764932">
        <w:t xml:space="preserve"> </w:t>
      </w:r>
      <w:r>
        <w:t>email, or via eCommerce (including, without limitation, COMMBUYS), and shall provide quotes by telephone,</w:t>
      </w:r>
      <w:r w:rsidDel="00764932">
        <w:t xml:space="preserve"> </w:t>
      </w:r>
      <w:r>
        <w:t xml:space="preserve">email or via eCommerce as requested by </w:t>
      </w:r>
      <w:r w:rsidR="47E45832">
        <w:t>EOTSS</w:t>
      </w:r>
      <w:r>
        <w:t xml:space="preserve">.  </w:t>
      </w:r>
    </w:p>
    <w:p w14:paraId="4D7D7604" w14:textId="77777777" w:rsidR="009F5ED0" w:rsidRDefault="003D1366">
      <w:pPr>
        <w:pStyle w:val="Heading4"/>
      </w:pPr>
      <w:r>
        <w:t>Quote Turnaround Time</w:t>
      </w:r>
    </w:p>
    <w:p w14:paraId="6F0B8328" w14:textId="27DE61DD" w:rsidR="009F5ED0" w:rsidRDefault="003D1366">
      <w:pPr>
        <w:pStyle w:val="HeadText5"/>
      </w:pPr>
      <w:r>
        <w:t>The Software Reseller shall provide quotes within a maximum of four business hours after receiving a request for a quote once all details are provided by the buyer</w:t>
      </w:r>
      <w:r w:rsidR="76AF2216" w:rsidDel="00764932">
        <w:t>.</w:t>
      </w:r>
    </w:p>
    <w:p w14:paraId="4F412AD2" w14:textId="77777777" w:rsidR="009F5ED0" w:rsidRDefault="003D1366">
      <w:pPr>
        <w:pStyle w:val="Heading4"/>
      </w:pPr>
      <w:r>
        <w:t>Quote Content</w:t>
      </w:r>
    </w:p>
    <w:p w14:paraId="121493D5" w14:textId="197A7E36" w:rsidR="009F5ED0" w:rsidRDefault="003D1366">
      <w:pPr>
        <w:pStyle w:val="HeadText4"/>
      </w:pPr>
      <w:r>
        <w:t>The Bidder must agree, if selected for contract award, that prior to contract execution the Bidder will meet with the Contract Manager and mutually agree upon a standard format or formats to be used for all quotes.  In cases where some quotes will be generated via eCommerce and others will not (for example, not all quotes will be requested via COMMBUYS), multiple quote formats may be needed.  To the extent that license terms and maintenance terms are included in the quote, the Vendor shall ensure that these terms exactly match the terms in the attached license.  If a license or maintenance agreement attached to the quote identifies different types of licenses or maintenance, the quote must indicate which is being quoted.  The Vendor shall provide maintenance quotes with both the start date and the end date of the maintenance period.  If the cost of maintenance is bundled with the license price, the Vendor shall provide a quote that explicitly identifies the dates of coverage. All quotes must include term length.</w:t>
      </w:r>
    </w:p>
    <w:p w14:paraId="5C97CF6B" w14:textId="021E2E70" w:rsidR="009F5ED0" w:rsidRDefault="003D1366">
      <w:pPr>
        <w:ind w:left="1080"/>
      </w:pPr>
      <w:r>
        <w:t xml:space="preserve">The Vendor shall provide any additional terms specific to its goods or services when submitting its quote, including but not limited to license, maintenance, subscription, SaaS, PaaS, IaaS terms, with the quote via editable attachment or URL citation(s), if URLs are permitted by </w:t>
      </w:r>
      <w:r w:rsidR="0B143769">
        <w:t>EOTSS.</w:t>
      </w:r>
      <w:r>
        <w:t xml:space="preserve"> Such additional terms shall not conflict with or dilute the terms of this Contract. </w:t>
      </w:r>
    </w:p>
    <w:p w14:paraId="60BFE218" w14:textId="77777777" w:rsidR="00D40BB2" w:rsidRDefault="00D40BB2">
      <w:pPr>
        <w:ind w:left="1080"/>
      </w:pPr>
    </w:p>
    <w:p w14:paraId="46FD2DFD" w14:textId="77777777" w:rsidR="009F5ED0" w:rsidRDefault="003D1366">
      <w:pPr>
        <w:pStyle w:val="Heading4"/>
      </w:pPr>
      <w:bookmarkStart w:id="148" w:name="_Guaranteed_30_Day"/>
      <w:bookmarkEnd w:id="148"/>
      <w:r>
        <w:lastRenderedPageBreak/>
        <w:t>Guaranteed 30 Day Quote</w:t>
      </w:r>
    </w:p>
    <w:p w14:paraId="79DA0EE2" w14:textId="77777777" w:rsidR="009F5ED0" w:rsidRDefault="003D1366">
      <w:pPr>
        <w:pStyle w:val="HeadText4"/>
      </w:pPr>
      <w:r>
        <w:t>The Software Reseller shall honor all quotes for 30 calendar days, regardless of price increases.  If it is known that a price increase will occur during the 30 calendar days following the quote, the Bidder may provide two quotes, based upon the date that the order is received.</w:t>
      </w:r>
    </w:p>
    <w:p w14:paraId="4FE68466" w14:textId="77777777" w:rsidR="00D40BB2" w:rsidRDefault="00D40BB2">
      <w:pPr>
        <w:pStyle w:val="HeadText4"/>
      </w:pPr>
    </w:p>
    <w:p w14:paraId="7901CE12" w14:textId="77777777" w:rsidR="009F5ED0" w:rsidRDefault="003D1366">
      <w:pPr>
        <w:pStyle w:val="Heading4"/>
      </w:pPr>
      <w:r>
        <w:t>Verification</w:t>
      </w:r>
    </w:p>
    <w:p w14:paraId="554B8957" w14:textId="5D5B87C4" w:rsidR="009F5ED0" w:rsidRDefault="003D1366">
      <w:pPr>
        <w:pStyle w:val="HeadText4"/>
      </w:pPr>
      <w:r>
        <w:t xml:space="preserve">The Vendor must provide </w:t>
      </w:r>
      <w:r w:rsidR="1D7551B7">
        <w:t>EOTSS</w:t>
      </w:r>
      <w:r>
        <w:t xml:space="preserve"> with written notice of use of any IT commodities or services in excess of the capacity or quantities purchased by </w:t>
      </w:r>
      <w:r w:rsidR="3D48CE06">
        <w:t>EOTSS</w:t>
      </w:r>
      <w:r>
        <w:t xml:space="preserve">. Upon receipt of such notice, </w:t>
      </w:r>
      <w:r w:rsidR="451C175E">
        <w:t>EOTSS</w:t>
      </w:r>
      <w:r>
        <w:t xml:space="preserve"> may, in its sole discretion, reduce its usage within thirty (30) days (the “Notice Period”). The Vendor will not charge any additional fees for use by </w:t>
      </w:r>
      <w:r w:rsidR="4A52426B">
        <w:t>EOTSS</w:t>
      </w:r>
      <w:r>
        <w:t xml:space="preserve"> during or before the Notice Period. If </w:t>
      </w:r>
      <w:r w:rsidR="09409380">
        <w:t>EOTSS</w:t>
      </w:r>
      <w:r>
        <w:t xml:space="preserve"> authorizes the purchase of additional capacity or quantities, it must enter into a written agreement with Vendor for such capacity or quantities prior to incurring additional fees or making payment.   </w:t>
      </w:r>
      <w:r w:rsidR="5796B232">
        <w:t xml:space="preserve">EOTSS </w:t>
      </w:r>
      <w:r>
        <w:t xml:space="preserve">may use agreements it has with resellers or volume discounts to obtain such capacity or quantities. If reselling software or Cloud Services, the Vendor must ensure that the Publisher complies with this Section.  </w:t>
      </w:r>
    </w:p>
    <w:p w14:paraId="4DE0B1BC" w14:textId="246D8519" w:rsidR="009F5ED0" w:rsidRDefault="5A8A5075" w:rsidP="415D7AB9">
      <w:pPr>
        <w:pStyle w:val="HeadText4"/>
        <w:spacing w:line="259" w:lineRule="auto"/>
      </w:pPr>
      <w:r>
        <w:t xml:space="preserve">If Publisher provides a cloud solution to </w:t>
      </w:r>
      <w:r w:rsidR="090941AD">
        <w:t>EOTSS</w:t>
      </w:r>
      <w:r>
        <w:t xml:space="preserve">, no on-site verification activities shall be permitted. If agreed to in writing by </w:t>
      </w:r>
      <w:r w:rsidR="76E17D75">
        <w:t>EOTSS,</w:t>
      </w:r>
      <w:r w:rsidR="7D633102" w:rsidDel="00AE7EC2">
        <w:t xml:space="preserve"> </w:t>
      </w:r>
      <w:r>
        <w:t xml:space="preserve">the Publisher may verify the capacity or quantities used by </w:t>
      </w:r>
      <w:r w:rsidR="6D8A419C">
        <w:t>EOTSS</w:t>
      </w:r>
      <w:r w:rsidR="7D633102">
        <w:t>.</w:t>
      </w:r>
      <w:r>
        <w:t xml:space="preserve"> Such verification shall occur no more than once per calendar year and, if </w:t>
      </w:r>
      <w:r w:rsidR="41EE09D6">
        <w:t>EOTSS’</w:t>
      </w:r>
      <w:r>
        <w:t xml:space="preserve"> self-verification is not permitted, shall be conducted by an independent, third-party auditor at Publisher’s sole expense. Verification may only be performed in the event that: (i) Publisher gives </w:t>
      </w:r>
      <w:r w:rsidR="4B1E87CE">
        <w:t>EOTSS</w:t>
      </w:r>
      <w:r>
        <w:t xml:space="preserve"> at least sixty (60) days’ advance written notice, (ii) the verification is conducted during normal business hours and does not interfere with </w:t>
      </w:r>
      <w:r w:rsidR="7AB965AF">
        <w:t>EOTSS</w:t>
      </w:r>
      <w:r>
        <w:t xml:space="preserve">’ regular course of business, (iii) the verification is conducted by an independent auditor chosen by mutual agreement of </w:t>
      </w:r>
      <w:r w:rsidR="5AC95666">
        <w:t>EOTSS</w:t>
      </w:r>
      <w:r>
        <w:t xml:space="preserve"> and Publisher, (iv) the scope of the verification is agreed to in writing by </w:t>
      </w:r>
      <w:r w:rsidR="5AC95666">
        <w:t>EOTSS</w:t>
      </w:r>
      <w:r>
        <w:t xml:space="preserve">, Publisher, and auditor prior to commencement and a three-way confidentiality agreement executed, and (v) the Publisher and auditor comply with any other applicable security requirements provided by </w:t>
      </w:r>
      <w:r w:rsidR="0E610762">
        <w:t>EOTSS</w:t>
      </w:r>
      <w:r>
        <w:t xml:space="preserve">,  shall include the Enterprise Information Security Policies and Standards. Upon conclusion of the verification, Vendor shall provide a Notice Period to </w:t>
      </w:r>
      <w:r w:rsidR="0E610762">
        <w:t>EOTSS</w:t>
      </w:r>
      <w:r>
        <w:t xml:space="preserve">, during which time it may either reduce its usage or purchase additional capacity or quantities, as provided in this Section. The Publisher shall recommend a minimum of three (3) auditing firms from which </w:t>
      </w:r>
      <w:r w:rsidR="320F06A2">
        <w:t>EOTSS</w:t>
      </w:r>
      <w:r>
        <w:t xml:space="preserve"> will select one (1) firm. </w:t>
      </w:r>
      <w:r w:rsidR="7345D140">
        <w:t>EOTSS</w:t>
      </w:r>
      <w:r>
        <w:t xml:space="preserve"> retains the right to reject the results of such activities for failure to comply with this Section.</w:t>
      </w:r>
    </w:p>
    <w:p w14:paraId="400F5F0D" w14:textId="77777777" w:rsidR="009F5ED0" w:rsidRDefault="003D1366">
      <w:pPr>
        <w:pStyle w:val="HeadText4"/>
      </w:pPr>
      <w:r>
        <w:t xml:space="preserve">Additional or different audit and verification terms may be included in other state attachments, and/or be negotiated at a later time, depending on the engagement.  </w:t>
      </w:r>
    </w:p>
    <w:p w14:paraId="45AC0386" w14:textId="77777777" w:rsidR="009F5ED0" w:rsidRDefault="003D1366">
      <w:pPr>
        <w:pStyle w:val="Heading4"/>
      </w:pPr>
      <w:r>
        <w:t>Order Confirmation</w:t>
      </w:r>
    </w:p>
    <w:p w14:paraId="731006F1" w14:textId="77777777" w:rsidR="009F5ED0" w:rsidRDefault="003D1366">
      <w:pPr>
        <w:pStyle w:val="HeadText4"/>
      </w:pPr>
      <w:r>
        <w:t xml:space="preserve">Contractors will confirm receipt of all Purchase Orders once received and approved. </w:t>
      </w:r>
    </w:p>
    <w:p w14:paraId="59F7B92E" w14:textId="77777777" w:rsidR="009F5ED0" w:rsidRDefault="009F5ED0">
      <w:pPr>
        <w:pStyle w:val="HeadText5"/>
      </w:pPr>
    </w:p>
    <w:p w14:paraId="0F880490" w14:textId="77777777" w:rsidR="009F5ED0" w:rsidRDefault="003D1366">
      <w:pPr>
        <w:pStyle w:val="Heading2"/>
      </w:pPr>
      <w:bookmarkStart w:id="149" w:name="_Toc521483332"/>
      <w:bookmarkStart w:id="150" w:name="_Toc8292627"/>
      <w:bookmarkStart w:id="151" w:name="_Toc213418045"/>
      <w:bookmarkStart w:id="152" w:name="_Toc215743129"/>
      <w:bookmarkStart w:id="153" w:name="_Toc218847594"/>
      <w:r>
        <w:t>Training</w:t>
      </w:r>
      <w:bookmarkEnd w:id="149"/>
      <w:bookmarkEnd w:id="150"/>
      <w:bookmarkEnd w:id="151"/>
      <w:bookmarkEnd w:id="152"/>
      <w:bookmarkEnd w:id="153"/>
    </w:p>
    <w:p w14:paraId="7023BC89" w14:textId="77777777" w:rsidR="009F5ED0" w:rsidRDefault="003D1366">
      <w:pPr>
        <w:pStyle w:val="HeadText2"/>
      </w:pPr>
      <w:r>
        <w:t xml:space="preserve">Training offered by Bidders or the applicable software publishers, for the purposes of this RFR, must include live instruction. Prerecorded instruction and other documentation is encouraged, but by itself is not training under this RFR. </w:t>
      </w:r>
    </w:p>
    <w:p w14:paraId="2604C4C3" w14:textId="77777777" w:rsidR="009F5ED0" w:rsidRDefault="003D1366">
      <w:pPr>
        <w:pStyle w:val="Heading2"/>
      </w:pPr>
      <w:bookmarkStart w:id="154" w:name="_Toc521483333"/>
      <w:bookmarkStart w:id="155" w:name="_Toc8292628"/>
      <w:bookmarkStart w:id="156" w:name="_Toc213418046"/>
      <w:bookmarkStart w:id="157" w:name="_Toc215743130"/>
      <w:bookmarkStart w:id="158" w:name="_Toc218847595"/>
      <w:r>
        <w:t>Returns</w:t>
      </w:r>
      <w:bookmarkEnd w:id="154"/>
      <w:bookmarkEnd w:id="155"/>
      <w:bookmarkEnd w:id="156"/>
      <w:bookmarkEnd w:id="157"/>
      <w:bookmarkEnd w:id="158"/>
    </w:p>
    <w:p w14:paraId="1FFD4362" w14:textId="77777777" w:rsidR="009F5ED0" w:rsidRDefault="003D1366">
      <w:pPr>
        <w:pStyle w:val="Heading3"/>
      </w:pPr>
      <w:bookmarkStart w:id="159" w:name="_Toc213418047"/>
      <w:bookmarkStart w:id="160" w:name="_Toc215743131"/>
      <w:bookmarkStart w:id="161" w:name="_Toc218847596"/>
      <w:r>
        <w:t>Software Delivered on media and/or Appliances</w:t>
      </w:r>
      <w:bookmarkEnd w:id="159"/>
      <w:bookmarkEnd w:id="160"/>
      <w:bookmarkEnd w:id="161"/>
    </w:p>
    <w:p w14:paraId="520ED893" w14:textId="13BEBD5F" w:rsidR="009F5ED0" w:rsidRDefault="003D1366">
      <w:pPr>
        <w:pStyle w:val="HeadText4"/>
      </w:pPr>
      <w:r>
        <w:t xml:space="preserve">The Vendor shall permit unopened software or appliances to be returned with no restocking fee up to 30 days from the date of receipt, if allowed by the software publisher.  If the software publisher has a shorter timeframe for returns or requires a restocking fee, the Vendor shall state this on the quote.  Shipping and delivery costs for returns will be paid by </w:t>
      </w:r>
      <w:r w:rsidR="644BF055">
        <w:t>EOTSS</w:t>
      </w:r>
      <w:r w:rsidR="76AF2216">
        <w:t>.</w:t>
      </w:r>
    </w:p>
    <w:p w14:paraId="1E974E4E" w14:textId="77777777" w:rsidR="009F5ED0" w:rsidRDefault="003D1366">
      <w:pPr>
        <w:pStyle w:val="Heading3"/>
      </w:pPr>
      <w:bookmarkStart w:id="162" w:name="_Toc213418048"/>
      <w:bookmarkStart w:id="163" w:name="_Toc215743132"/>
      <w:bookmarkStart w:id="164" w:name="_Toc218847597"/>
      <w:r>
        <w:t>Software Delivered via Download</w:t>
      </w:r>
      <w:bookmarkEnd w:id="162"/>
      <w:bookmarkEnd w:id="163"/>
      <w:bookmarkEnd w:id="164"/>
    </w:p>
    <w:p w14:paraId="2DA3C414" w14:textId="4ED9BCAC" w:rsidR="009F5ED0" w:rsidRDefault="003D1366">
      <w:pPr>
        <w:pStyle w:val="HeadText4"/>
      </w:pPr>
      <w:r>
        <w:t xml:space="preserve">The Software Reseller shall permit downloaded software to be returned with no additional fees up to 30 days from the date of download, if allowed by the software publisher, provided that </w:t>
      </w:r>
      <w:r w:rsidR="2C8C69E8">
        <w:t>EOTSS</w:t>
      </w:r>
      <w:r>
        <w:t xml:space="preserve"> provides any certifications required by the software publisher concerning </w:t>
      </w:r>
      <w:r w:rsidR="2C8C69E8">
        <w:t>EOTSS</w:t>
      </w:r>
      <w:r w:rsidR="76AF2216">
        <w:t>’s</w:t>
      </w:r>
      <w:r>
        <w:t xml:space="preserve"> use of the software.  If the software publisher has a shorter timeframe for returns or requires additional fees, the Software Reseller shall state this on the quote.</w:t>
      </w:r>
    </w:p>
    <w:p w14:paraId="37F61A91" w14:textId="77777777" w:rsidR="003728C9" w:rsidRDefault="003728C9">
      <w:pPr>
        <w:pStyle w:val="HeadText4"/>
      </w:pPr>
    </w:p>
    <w:p w14:paraId="5FDB1988" w14:textId="77777777" w:rsidR="00F8192B" w:rsidRDefault="00F8192B" w:rsidP="00F8192B">
      <w:pPr>
        <w:pStyle w:val="Heading2"/>
      </w:pPr>
      <w:bookmarkStart w:id="165" w:name="_Toc218847598"/>
      <w:bookmarkStart w:id="166" w:name="_Toc213418050"/>
      <w:bookmarkStart w:id="167" w:name="_Toc215743134"/>
      <w:r>
        <w:lastRenderedPageBreak/>
        <w:t>Warranties</w:t>
      </w:r>
      <w:bookmarkEnd w:id="165"/>
    </w:p>
    <w:p w14:paraId="4DD14897" w14:textId="503A18ED" w:rsidR="009F5ED0" w:rsidRDefault="003D1366">
      <w:pPr>
        <w:pStyle w:val="Heading3"/>
      </w:pPr>
      <w:bookmarkStart w:id="168" w:name="_Toc218847599"/>
      <w:r>
        <w:t>Software and Software as a Service (collectively “Software”)</w:t>
      </w:r>
      <w:bookmarkEnd w:id="166"/>
      <w:bookmarkEnd w:id="167"/>
      <w:bookmarkEnd w:id="168"/>
    </w:p>
    <w:p w14:paraId="7F69CCE1" w14:textId="5169F386" w:rsidR="009F5ED0" w:rsidRDefault="003D1366" w:rsidP="00C22882">
      <w:pPr>
        <w:pStyle w:val="HeadText4"/>
      </w:pPr>
      <w:r>
        <w:t>Bidder warrants that all software shall be provided in accordance with applicable State and Federal laws and in accordance with industry standards.</w:t>
      </w:r>
    </w:p>
    <w:p w14:paraId="18E5C435" w14:textId="77777777" w:rsidR="009F5ED0" w:rsidRDefault="009F5ED0"/>
    <w:p w14:paraId="41A4F175" w14:textId="699619CD" w:rsidR="009F5ED0" w:rsidRDefault="003D1366">
      <w:pPr>
        <w:pStyle w:val="HeadText4"/>
      </w:pPr>
      <w:r>
        <w:t xml:space="preserve">If </w:t>
      </w:r>
      <w:r w:rsidR="416B4FB7">
        <w:t>EOTSS</w:t>
      </w:r>
      <w:r>
        <w:t xml:space="preserve"> discovers a non-conformity in the software, then Bidder shall use commercially reasonable efforts, at its option, to</w:t>
      </w:r>
    </w:p>
    <w:p w14:paraId="6FCFE4ED" w14:textId="77777777" w:rsidR="009F5ED0" w:rsidRDefault="003D1366" w:rsidP="00C53AE0">
      <w:pPr>
        <w:pStyle w:val="ListParagraph"/>
        <w:numPr>
          <w:ilvl w:val="0"/>
          <w:numId w:val="13"/>
        </w:numPr>
      </w:pPr>
      <w:r>
        <w:t>correct the non-conformity,</w:t>
      </w:r>
    </w:p>
    <w:p w14:paraId="158E469F" w14:textId="77777777" w:rsidR="009F5ED0" w:rsidRDefault="003D1366" w:rsidP="00C53AE0">
      <w:pPr>
        <w:pStyle w:val="ListParagraph"/>
        <w:numPr>
          <w:ilvl w:val="0"/>
          <w:numId w:val="13"/>
        </w:numPr>
      </w:pPr>
      <w:r>
        <w:t>provide a work around or software patch (a “Fix”), or</w:t>
      </w:r>
    </w:p>
    <w:p w14:paraId="0E37F23E" w14:textId="77777777" w:rsidR="009F5ED0" w:rsidRDefault="003D1366" w:rsidP="00C53AE0">
      <w:pPr>
        <w:pStyle w:val="ListParagraph"/>
        <w:numPr>
          <w:ilvl w:val="0"/>
          <w:numId w:val="13"/>
        </w:numPr>
      </w:pPr>
      <w:r>
        <w:t>replace the software.</w:t>
      </w:r>
    </w:p>
    <w:p w14:paraId="1354FC02" w14:textId="77777777" w:rsidR="009F5ED0" w:rsidRDefault="009F5ED0"/>
    <w:p w14:paraId="3E549724" w14:textId="53FEBBC1" w:rsidR="009F5ED0" w:rsidRDefault="003D1366">
      <w:pPr>
        <w:pStyle w:val="HeadText4"/>
      </w:pPr>
      <w:r>
        <w:t xml:space="preserve">If Bidder is unable to remedy a non-conformity within a reasonable period of time, then </w:t>
      </w:r>
      <w:r w:rsidR="7236BFC0">
        <w:t>EOTSS</w:t>
      </w:r>
      <w:r>
        <w:t xml:space="preserve"> may terminate any agreement related to the software effective immediately upon written notice to Bidder. </w:t>
      </w:r>
    </w:p>
    <w:p w14:paraId="7BBE5637" w14:textId="059B20D9" w:rsidR="009F5ED0" w:rsidRDefault="4BF06318">
      <w:pPr>
        <w:pStyle w:val="HeadText4"/>
      </w:pPr>
      <w:r>
        <w:t>Bidder warrants that all applicable agreements and terms will be provided in Bidder’s response to a</w:t>
      </w:r>
      <w:r w:rsidR="00C14C8A">
        <w:t xml:space="preserve"> </w:t>
      </w:r>
      <w:r w:rsidR="4E5AA8FC">
        <w:t>quote request</w:t>
      </w:r>
      <w:r>
        <w:t xml:space="preserve"> under this RFR. Bidders are advised to review Section 1.</w:t>
      </w:r>
      <w:r w:rsidR="00C14C8A">
        <w:t>2</w:t>
      </w:r>
      <w:r>
        <w:t xml:space="preserve"> (Order of Precedence) for terms regarding click-through agreements. Any terms or agreements that are not executed by the Ordering Entity will be void.</w:t>
      </w:r>
    </w:p>
    <w:p w14:paraId="6CDB6FBE" w14:textId="4AE4C585" w:rsidR="009F5ED0" w:rsidRDefault="003D1366">
      <w:pPr>
        <w:pStyle w:val="HeadText4"/>
      </w:pPr>
      <w:r>
        <w:t xml:space="preserve"> </w:t>
      </w:r>
    </w:p>
    <w:p w14:paraId="3C8C4283" w14:textId="77777777" w:rsidR="009F5ED0" w:rsidRDefault="003D1366">
      <w:pPr>
        <w:pStyle w:val="Heading3"/>
      </w:pPr>
      <w:bookmarkStart w:id="169" w:name="_Toc213418052"/>
      <w:bookmarkStart w:id="170" w:name="_Toc215743136"/>
      <w:bookmarkStart w:id="171" w:name="_Toc218847600"/>
      <w:r>
        <w:t>AI and Intellectual Property</w:t>
      </w:r>
      <w:bookmarkEnd w:id="169"/>
      <w:bookmarkEnd w:id="170"/>
      <w:bookmarkEnd w:id="171"/>
    </w:p>
    <w:p w14:paraId="6BE0671D" w14:textId="77777777" w:rsidR="009F5ED0" w:rsidRDefault="003D1366">
      <w:pPr>
        <w:ind w:left="720"/>
      </w:pPr>
      <w:r>
        <w:t xml:space="preserve">Bidder warrants that </w:t>
      </w:r>
      <w:r w:rsidRPr="00C0406C">
        <w:t>any good and/or service provided under this Contract</w:t>
      </w:r>
      <w:r>
        <w:t xml:space="preserve"> does not infringe on any existing intellectual property rights of any third party and that the Bidder has obtained all rights, grants, assignments, conveyances, licenses, permissions and authorizations necessary or incidental to any materials, including, but not limited to, data used to train GenAI models, and materials owned by third parties supplied or specified by Bidder for incorporation into the Solution.</w:t>
      </w:r>
    </w:p>
    <w:p w14:paraId="2A30EB5A" w14:textId="77777777" w:rsidR="00C14C8A" w:rsidRDefault="00C14C8A">
      <w:pPr>
        <w:ind w:left="720"/>
      </w:pPr>
    </w:p>
    <w:p w14:paraId="1AE0C756" w14:textId="77777777" w:rsidR="009F5ED0" w:rsidRDefault="003D1366">
      <w:pPr>
        <w:pStyle w:val="Heading3"/>
      </w:pPr>
      <w:bookmarkStart w:id="172" w:name="_Toc213418053"/>
      <w:bookmarkStart w:id="173" w:name="_Toc215743137"/>
      <w:bookmarkStart w:id="174" w:name="_Toc218847601"/>
      <w:r>
        <w:t>AI and Copyright</w:t>
      </w:r>
      <w:bookmarkEnd w:id="172"/>
      <w:bookmarkEnd w:id="173"/>
      <w:bookmarkEnd w:id="174"/>
    </w:p>
    <w:p w14:paraId="3C4BF533" w14:textId="447F54DB" w:rsidR="009F5ED0" w:rsidRDefault="003D1366">
      <w:pPr>
        <w:ind w:left="720"/>
        <w:rPr>
          <w:sz w:val="24"/>
          <w:szCs w:val="24"/>
        </w:rPr>
      </w:pPr>
      <w:r>
        <w:t>All content that may be created by GenAI is a work made for hire under U.S. Copyright law. To the extent any GenAI content may not be considered a work made for hire under applicable law, as part of the Contract, Contractor assigns to Commonwealth, in perpetuity, all right and interest to such GenAI content without the need for further consideration. In addition, content created from the Commonwealth provided prompt is not a derivative work of the GenAI training data. Notwithstanding the preceding sentence, in the event a court of competent jurisdiction determines that content created from a Commonwealth-provided prompt constitutes a derivative work of the GenAI training data, Contractor agrees to grant the Commonwealth unlimited, irrevocable, worldwide, perpetual, royalty-free, non-exclusive right, and license to use, modify, reproduce, perform, release, display, create derivative works from, and disclose the content for any Commonwealth business.</w:t>
      </w:r>
    </w:p>
    <w:p w14:paraId="490A7FE4" w14:textId="77777777" w:rsidR="009F5ED0" w:rsidRDefault="009F5ED0">
      <w:pPr>
        <w:pStyle w:val="HeadText2"/>
      </w:pPr>
    </w:p>
    <w:p w14:paraId="32D929EB" w14:textId="77777777" w:rsidR="009F5ED0" w:rsidRDefault="009F5ED0">
      <w:pPr>
        <w:pStyle w:val="HeadText2"/>
      </w:pPr>
    </w:p>
    <w:p w14:paraId="3A4565E0" w14:textId="77777777" w:rsidR="009F5ED0" w:rsidRDefault="003D1366">
      <w:pPr>
        <w:pStyle w:val="Heading1"/>
      </w:pPr>
      <w:bookmarkStart w:id="175" w:name="_Toc518384284"/>
      <w:bookmarkStart w:id="176" w:name="_Toc518392174"/>
      <w:bookmarkStart w:id="177" w:name="_Toc518641479"/>
      <w:bookmarkStart w:id="178" w:name="_Toc518641844"/>
      <w:bookmarkStart w:id="179" w:name="_Toc521420731"/>
      <w:bookmarkStart w:id="180" w:name="_Toc521421121"/>
      <w:bookmarkStart w:id="181" w:name="_Toc521421511"/>
      <w:bookmarkStart w:id="182" w:name="_Toc521481389"/>
      <w:bookmarkStart w:id="183" w:name="_Toc521481779"/>
      <w:bookmarkStart w:id="184" w:name="_Toc521482169"/>
      <w:bookmarkStart w:id="185" w:name="_Toc521482559"/>
      <w:bookmarkStart w:id="186" w:name="_Toc521482949"/>
      <w:bookmarkStart w:id="187" w:name="_Toc521483338"/>
      <w:bookmarkStart w:id="188" w:name="_Toc518641480"/>
      <w:bookmarkStart w:id="189" w:name="_Toc518641845"/>
      <w:bookmarkStart w:id="190" w:name="_Toc521420732"/>
      <w:bookmarkStart w:id="191" w:name="_Toc521421122"/>
      <w:bookmarkStart w:id="192" w:name="_Toc521421512"/>
      <w:bookmarkStart w:id="193" w:name="_Toc521481390"/>
      <w:bookmarkStart w:id="194" w:name="_Toc521481780"/>
      <w:bookmarkStart w:id="195" w:name="_Toc521482170"/>
      <w:bookmarkStart w:id="196" w:name="_Toc521482560"/>
      <w:bookmarkStart w:id="197" w:name="_Toc521482950"/>
      <w:bookmarkStart w:id="198" w:name="_Toc521483339"/>
      <w:bookmarkStart w:id="199" w:name="_Toc518641481"/>
      <w:bookmarkStart w:id="200" w:name="_Toc518641846"/>
      <w:bookmarkStart w:id="201" w:name="_Toc521420733"/>
      <w:bookmarkStart w:id="202" w:name="_Toc521421123"/>
      <w:bookmarkStart w:id="203" w:name="_Toc521421513"/>
      <w:bookmarkStart w:id="204" w:name="_Toc521481391"/>
      <w:bookmarkStart w:id="205" w:name="_Toc521481781"/>
      <w:bookmarkStart w:id="206" w:name="_Toc521482171"/>
      <w:bookmarkStart w:id="207" w:name="_Toc521482561"/>
      <w:bookmarkStart w:id="208" w:name="_Toc521482951"/>
      <w:bookmarkStart w:id="209" w:name="_Toc521483340"/>
      <w:bookmarkStart w:id="210" w:name="_Toc518641482"/>
      <w:bookmarkStart w:id="211" w:name="_Toc518641847"/>
      <w:bookmarkStart w:id="212" w:name="_Toc521420734"/>
      <w:bookmarkStart w:id="213" w:name="_Toc521421124"/>
      <w:bookmarkStart w:id="214" w:name="_Toc521421514"/>
      <w:bookmarkStart w:id="215" w:name="_Toc521481392"/>
      <w:bookmarkStart w:id="216" w:name="_Toc521481782"/>
      <w:bookmarkStart w:id="217" w:name="_Toc521482172"/>
      <w:bookmarkStart w:id="218" w:name="_Toc521482562"/>
      <w:bookmarkStart w:id="219" w:name="_Toc521482952"/>
      <w:bookmarkStart w:id="220" w:name="_Toc521483341"/>
      <w:bookmarkStart w:id="221" w:name="_Toc518641483"/>
      <w:bookmarkStart w:id="222" w:name="_Toc518641848"/>
      <w:bookmarkStart w:id="223" w:name="_Toc521420735"/>
      <w:bookmarkStart w:id="224" w:name="_Toc521421125"/>
      <w:bookmarkStart w:id="225" w:name="_Toc521421515"/>
      <w:bookmarkStart w:id="226" w:name="_Toc521481393"/>
      <w:bookmarkStart w:id="227" w:name="_Toc521481783"/>
      <w:bookmarkStart w:id="228" w:name="_Toc521482173"/>
      <w:bookmarkStart w:id="229" w:name="_Toc521482563"/>
      <w:bookmarkStart w:id="230" w:name="_Toc521482953"/>
      <w:bookmarkStart w:id="231" w:name="_Toc521483342"/>
      <w:bookmarkStart w:id="232" w:name="_Toc518641484"/>
      <w:bookmarkStart w:id="233" w:name="_Toc518641849"/>
      <w:bookmarkStart w:id="234" w:name="_Toc521420736"/>
      <w:bookmarkStart w:id="235" w:name="_Toc521421126"/>
      <w:bookmarkStart w:id="236" w:name="_Toc521421516"/>
      <w:bookmarkStart w:id="237" w:name="_Toc521481394"/>
      <w:bookmarkStart w:id="238" w:name="_Toc521481784"/>
      <w:bookmarkStart w:id="239" w:name="_Toc521482174"/>
      <w:bookmarkStart w:id="240" w:name="_Toc521482564"/>
      <w:bookmarkStart w:id="241" w:name="_Toc521482954"/>
      <w:bookmarkStart w:id="242" w:name="_Toc521483343"/>
      <w:bookmarkStart w:id="243" w:name="_Toc518641485"/>
      <w:bookmarkStart w:id="244" w:name="_Toc518641850"/>
      <w:bookmarkStart w:id="245" w:name="_Toc521420737"/>
      <w:bookmarkStart w:id="246" w:name="_Toc521421127"/>
      <w:bookmarkStart w:id="247" w:name="_Toc521421517"/>
      <w:bookmarkStart w:id="248" w:name="_Toc521481395"/>
      <w:bookmarkStart w:id="249" w:name="_Toc521481785"/>
      <w:bookmarkStart w:id="250" w:name="_Toc521482175"/>
      <w:bookmarkStart w:id="251" w:name="_Toc521482565"/>
      <w:bookmarkStart w:id="252" w:name="_Toc521482955"/>
      <w:bookmarkStart w:id="253" w:name="_Toc521483344"/>
      <w:bookmarkStart w:id="254" w:name="_Toc518384291"/>
      <w:bookmarkStart w:id="255" w:name="_Toc518392181"/>
      <w:bookmarkStart w:id="256" w:name="_Toc518641486"/>
      <w:bookmarkStart w:id="257" w:name="_Toc518641851"/>
      <w:bookmarkStart w:id="258" w:name="_Toc521420738"/>
      <w:bookmarkStart w:id="259" w:name="_Toc521421128"/>
      <w:bookmarkStart w:id="260" w:name="_Toc521421518"/>
      <w:bookmarkStart w:id="261" w:name="_Toc521481396"/>
      <w:bookmarkStart w:id="262" w:name="_Toc521481786"/>
      <w:bookmarkStart w:id="263" w:name="_Toc521482176"/>
      <w:bookmarkStart w:id="264" w:name="_Toc521482566"/>
      <w:bookmarkStart w:id="265" w:name="_Toc521482956"/>
      <w:bookmarkStart w:id="266" w:name="_Toc521483345"/>
      <w:bookmarkStart w:id="267" w:name="_Toc518641491"/>
      <w:bookmarkStart w:id="268" w:name="_Toc518641856"/>
      <w:bookmarkStart w:id="269" w:name="_Toc521420743"/>
      <w:bookmarkStart w:id="270" w:name="_Toc521421133"/>
      <w:bookmarkStart w:id="271" w:name="_Toc521421523"/>
      <w:bookmarkStart w:id="272" w:name="_Toc521481401"/>
      <w:bookmarkStart w:id="273" w:name="_Toc521481791"/>
      <w:bookmarkStart w:id="274" w:name="_Toc521482181"/>
      <w:bookmarkStart w:id="275" w:name="_Toc521482571"/>
      <w:bookmarkStart w:id="276" w:name="_Toc521482961"/>
      <w:bookmarkStart w:id="277" w:name="_Toc521483350"/>
      <w:bookmarkStart w:id="278" w:name="_Toc518641492"/>
      <w:bookmarkStart w:id="279" w:name="_Toc518641857"/>
      <w:bookmarkStart w:id="280" w:name="_Toc521420744"/>
      <w:bookmarkStart w:id="281" w:name="_Toc521421134"/>
      <w:bookmarkStart w:id="282" w:name="_Toc521421524"/>
      <w:bookmarkStart w:id="283" w:name="_Toc521481402"/>
      <w:bookmarkStart w:id="284" w:name="_Toc521481792"/>
      <w:bookmarkStart w:id="285" w:name="_Toc521482182"/>
      <w:bookmarkStart w:id="286" w:name="_Toc521482572"/>
      <w:bookmarkStart w:id="287" w:name="_Toc521482962"/>
      <w:bookmarkStart w:id="288" w:name="_Toc521483351"/>
      <w:bookmarkStart w:id="289" w:name="_Toc518384300"/>
      <w:bookmarkStart w:id="290" w:name="_Toc518392190"/>
      <w:bookmarkStart w:id="291" w:name="_Toc518641493"/>
      <w:bookmarkStart w:id="292" w:name="_Toc518641858"/>
      <w:bookmarkStart w:id="293" w:name="_Toc521420745"/>
      <w:bookmarkStart w:id="294" w:name="_Toc521421135"/>
      <w:bookmarkStart w:id="295" w:name="_Toc521421525"/>
      <w:bookmarkStart w:id="296" w:name="_Toc521481403"/>
      <w:bookmarkStart w:id="297" w:name="_Toc521481793"/>
      <w:bookmarkStart w:id="298" w:name="_Toc521482183"/>
      <w:bookmarkStart w:id="299" w:name="_Toc521482573"/>
      <w:bookmarkStart w:id="300" w:name="_Toc521482963"/>
      <w:bookmarkStart w:id="301" w:name="_Toc521483352"/>
      <w:bookmarkStart w:id="302" w:name="_Toc518641494"/>
      <w:bookmarkStart w:id="303" w:name="_Toc518641859"/>
      <w:bookmarkStart w:id="304" w:name="_Toc521420746"/>
      <w:bookmarkStart w:id="305" w:name="_Toc521421136"/>
      <w:bookmarkStart w:id="306" w:name="_Toc521421526"/>
      <w:bookmarkStart w:id="307" w:name="_Toc521481404"/>
      <w:bookmarkStart w:id="308" w:name="_Toc521481794"/>
      <w:bookmarkStart w:id="309" w:name="_Toc521482184"/>
      <w:bookmarkStart w:id="310" w:name="_Toc521482574"/>
      <w:bookmarkStart w:id="311" w:name="_Toc521482964"/>
      <w:bookmarkStart w:id="312" w:name="_Toc521483353"/>
      <w:bookmarkStart w:id="313" w:name="_Toc518641495"/>
      <w:bookmarkStart w:id="314" w:name="_Toc518641860"/>
      <w:bookmarkStart w:id="315" w:name="_Toc521420747"/>
      <w:bookmarkStart w:id="316" w:name="_Toc521421137"/>
      <w:bookmarkStart w:id="317" w:name="_Toc521421527"/>
      <w:bookmarkStart w:id="318" w:name="_Toc521481405"/>
      <w:bookmarkStart w:id="319" w:name="_Toc521481795"/>
      <w:bookmarkStart w:id="320" w:name="_Toc521482185"/>
      <w:bookmarkStart w:id="321" w:name="_Toc521482575"/>
      <w:bookmarkStart w:id="322" w:name="_Toc521482965"/>
      <w:bookmarkStart w:id="323" w:name="_Toc521483354"/>
      <w:bookmarkStart w:id="324" w:name="_Toc518641496"/>
      <w:bookmarkStart w:id="325" w:name="_Toc518641861"/>
      <w:bookmarkStart w:id="326" w:name="_Toc521420748"/>
      <w:bookmarkStart w:id="327" w:name="_Toc521421138"/>
      <w:bookmarkStart w:id="328" w:name="_Toc521421528"/>
      <w:bookmarkStart w:id="329" w:name="_Toc521481406"/>
      <w:bookmarkStart w:id="330" w:name="_Toc521481796"/>
      <w:bookmarkStart w:id="331" w:name="_Toc521482186"/>
      <w:bookmarkStart w:id="332" w:name="_Toc521482576"/>
      <w:bookmarkStart w:id="333" w:name="_Toc521482966"/>
      <w:bookmarkStart w:id="334" w:name="_Toc521483355"/>
      <w:bookmarkStart w:id="335" w:name="_Toc518384306"/>
      <w:bookmarkStart w:id="336" w:name="_Toc518392196"/>
      <w:bookmarkStart w:id="337" w:name="_Toc518641497"/>
      <w:bookmarkStart w:id="338" w:name="_Toc518641862"/>
      <w:bookmarkStart w:id="339" w:name="_Toc521420749"/>
      <w:bookmarkStart w:id="340" w:name="_Toc521421139"/>
      <w:bookmarkStart w:id="341" w:name="_Toc521421529"/>
      <w:bookmarkStart w:id="342" w:name="_Toc521481407"/>
      <w:bookmarkStart w:id="343" w:name="_Toc521481797"/>
      <w:bookmarkStart w:id="344" w:name="_Toc521482187"/>
      <w:bookmarkStart w:id="345" w:name="_Toc521482577"/>
      <w:bookmarkStart w:id="346" w:name="_Toc521482967"/>
      <w:bookmarkStart w:id="347" w:name="_Toc521483356"/>
      <w:bookmarkStart w:id="348" w:name="_Toc518641498"/>
      <w:bookmarkStart w:id="349" w:name="_Toc518641863"/>
      <w:bookmarkStart w:id="350" w:name="_Toc521420750"/>
      <w:bookmarkStart w:id="351" w:name="_Toc521421140"/>
      <w:bookmarkStart w:id="352" w:name="_Toc521421530"/>
      <w:bookmarkStart w:id="353" w:name="_Toc521481408"/>
      <w:bookmarkStart w:id="354" w:name="_Toc521481798"/>
      <w:bookmarkStart w:id="355" w:name="_Toc521482188"/>
      <w:bookmarkStart w:id="356" w:name="_Toc521482578"/>
      <w:bookmarkStart w:id="357" w:name="_Toc521482968"/>
      <w:bookmarkStart w:id="358" w:name="_Toc521483357"/>
      <w:bookmarkStart w:id="359" w:name="_Toc518384084"/>
      <w:bookmarkStart w:id="360" w:name="_Toc518384311"/>
      <w:bookmarkStart w:id="361" w:name="_Toc518392201"/>
      <w:bookmarkStart w:id="362" w:name="_Toc518641500"/>
      <w:bookmarkStart w:id="363" w:name="_Toc518641865"/>
      <w:bookmarkStart w:id="364" w:name="_Toc521065007"/>
      <w:bookmarkStart w:id="365" w:name="_Toc521420504"/>
      <w:bookmarkStart w:id="366" w:name="_Toc521420752"/>
      <w:bookmarkStart w:id="367" w:name="_Toc521421142"/>
      <w:bookmarkStart w:id="368" w:name="_Toc521421532"/>
      <w:bookmarkStart w:id="369" w:name="_Toc521481410"/>
      <w:bookmarkStart w:id="370" w:name="_Toc521481800"/>
      <w:bookmarkStart w:id="371" w:name="_Toc521482190"/>
      <w:bookmarkStart w:id="372" w:name="_Toc521482580"/>
      <w:bookmarkStart w:id="373" w:name="_Toc521482970"/>
      <w:bookmarkStart w:id="374" w:name="_Toc521483359"/>
      <w:bookmarkStart w:id="375" w:name="_Climate_and_Environmental"/>
      <w:bookmarkStart w:id="376" w:name="_Toc521483360"/>
      <w:bookmarkStart w:id="377" w:name="_Toc213418056"/>
      <w:bookmarkStart w:id="378" w:name="_Toc215743139"/>
      <w:bookmarkStart w:id="379" w:name="_Toc218847602"/>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r>
        <w:t xml:space="preserve">Climate and Environmental </w:t>
      </w:r>
      <w:bookmarkEnd w:id="376"/>
      <w:r>
        <w:t>Requirements</w:t>
      </w:r>
      <w:bookmarkEnd w:id="377"/>
      <w:bookmarkEnd w:id="378"/>
      <w:bookmarkEnd w:id="379"/>
    </w:p>
    <w:p w14:paraId="13620AD5" w14:textId="724C028E" w:rsidR="009F5ED0" w:rsidRDefault="3A60804F">
      <w:pPr>
        <w:spacing w:after="160"/>
        <w:ind w:left="360"/>
        <w:jc w:val="both"/>
        <w:rPr>
          <w:color w:val="000000" w:themeColor="text1"/>
        </w:rPr>
      </w:pPr>
      <w:bookmarkStart w:id="380" w:name="_Toc521483361"/>
      <w:r w:rsidRPr="415D7AB9">
        <w:rPr>
          <w:color w:val="000000" w:themeColor="text1"/>
        </w:rPr>
        <w:t>The Commonwealth</w:t>
      </w:r>
      <w:r w:rsidR="76AF2216" w:rsidRPr="415D7AB9">
        <w:rPr>
          <w:color w:val="000000" w:themeColor="text1"/>
        </w:rPr>
        <w:t xml:space="preserve"> </w:t>
      </w:r>
      <w:r w:rsidR="003D1366">
        <w:rPr>
          <w:color w:val="000000" w:themeColor="text1"/>
        </w:rPr>
        <w:t xml:space="preserve">seeks to enhance climate and environmental practices to assist the Commonwealth in achieving </w:t>
      </w:r>
      <w:hyperlink r:id="rId21">
        <w:r w:rsidR="68FD04E8" w:rsidRPr="415D7AB9">
          <w:rPr>
            <w:rStyle w:val="Hyperlink"/>
          </w:rPr>
          <w:t>Net Zero emissions by 2050</w:t>
        </w:r>
      </w:hyperlink>
      <w:r w:rsidR="003D1366">
        <w:rPr>
          <w:color w:val="000000" w:themeColor="text1"/>
        </w:rPr>
        <w:t xml:space="preserve"> and furthers the Commonwealth’s efforts to combat climate change and protect human health and vulnerable communities.</w:t>
      </w:r>
    </w:p>
    <w:p w14:paraId="334659A8" w14:textId="65A6DBAF" w:rsidR="009F5ED0" w:rsidRDefault="003D1366">
      <w:pPr>
        <w:spacing w:after="160"/>
        <w:ind w:left="360"/>
        <w:jc w:val="both"/>
        <w:rPr>
          <w:color w:val="000000" w:themeColor="text1"/>
        </w:rPr>
      </w:pPr>
      <w:r>
        <w:rPr>
          <w:color w:val="000000" w:themeColor="text1"/>
        </w:rPr>
        <w:t xml:space="preserve">  </w:t>
      </w:r>
    </w:p>
    <w:p w14:paraId="354F11A2" w14:textId="77777777" w:rsidR="009F5ED0" w:rsidRDefault="009F5ED0" w:rsidP="00C53AE0">
      <w:pPr>
        <w:pStyle w:val="HeadText1"/>
        <w:numPr>
          <w:ilvl w:val="0"/>
          <w:numId w:val="11"/>
        </w:numPr>
      </w:pPr>
      <w:hyperlink r:id="rId22" w:history="1">
        <w:r>
          <w:rPr>
            <w:rStyle w:val="Hyperlink"/>
          </w:rPr>
          <w:t>Executive Order 515: establishing an Environmental Purchasing Policy for Executive Departments</w:t>
        </w:r>
      </w:hyperlink>
      <w:r>
        <w:rPr>
          <w:rStyle w:val="Hyperlink"/>
        </w:rPr>
        <w:t>:</w:t>
      </w:r>
      <w:r>
        <w:t xml:space="preserve"> This E.O.  establishes specifications for sustainable and climate preferable products and services on SWC’s, fosters cost-effective responsible purchasing choices that help reduce impacts on the climate, public health and the environment, and works with agencies, departments, and others to encourage their use in public operations. View the Environmentally Preferable Products (EPPs) Procurement Program General Information, Requirements and Guidance for detailed information about the program at </w:t>
      </w:r>
      <w:hyperlink r:id="rId23" w:history="1">
        <w:r>
          <w:rPr>
            <w:rStyle w:val="Hyperlink"/>
          </w:rPr>
          <w:t>https://www.mass.gov/doc/epp-general-information-requirements-and-guidance/download</w:t>
        </w:r>
      </w:hyperlink>
      <w:r>
        <w:t xml:space="preserve">. </w:t>
      </w:r>
    </w:p>
    <w:p w14:paraId="35644AFE" w14:textId="77777777" w:rsidR="009F5ED0" w:rsidRDefault="009F5ED0" w:rsidP="00C53AE0">
      <w:pPr>
        <w:pStyle w:val="HeadText1"/>
        <w:numPr>
          <w:ilvl w:val="0"/>
          <w:numId w:val="11"/>
        </w:numPr>
      </w:pPr>
      <w:hyperlink r:id="rId24" w:history="1">
        <w:r>
          <w:rPr>
            <w:rStyle w:val="Hyperlink"/>
          </w:rPr>
          <w:t>Executive Order 604 - Establishing the Office of Climate Innovation and Resilience Within the Office Of the Governor:</w:t>
        </w:r>
      </w:hyperlink>
      <w:r>
        <w:t xml:space="preserve"> This EO establishes the first ever Climate Chief-level position tasked with implementing a whole-of-government approach to addressing climate change. The Office of Climate Innovation &amp; Resilience offers recommendations to help reduce greenhouse gas emissions, to build resilient infrastructure and communities, to expand climate workforce development, and to encourage the Commonwealth to become a hub for climate innovation. </w:t>
      </w:r>
    </w:p>
    <w:p w14:paraId="391955C9" w14:textId="77777777" w:rsidR="009F5ED0" w:rsidRDefault="009F5ED0" w:rsidP="00C53AE0">
      <w:pPr>
        <w:pStyle w:val="HeadText1"/>
        <w:numPr>
          <w:ilvl w:val="0"/>
          <w:numId w:val="11"/>
        </w:numPr>
      </w:pPr>
      <w:hyperlink r:id="rId25" w:history="1">
        <w:r>
          <w:rPr>
            <w:rStyle w:val="Hyperlink"/>
          </w:rPr>
          <w:t>Executive Order 594, Leading By Example: Decarbonizing and Minimizing Environmental Impacts of State Government</w:t>
        </w:r>
      </w:hyperlink>
      <w:r>
        <w:t xml:space="preserve">. EO594 requires all eligible state agencies to assess and implement strategies to mitigate greenhouse gas emissions and other environmental impacts when planning for and executing projects related to the design, construction, operations, and maintenance of state facilities, and the procurement of goods and services. View EO594: Leading By Example requirements at </w:t>
      </w:r>
      <w:hyperlink r:id="rId26" w:history="1">
        <w:r>
          <w:rPr>
            <w:rStyle w:val="Hyperlink"/>
          </w:rPr>
          <w:t>https://www.mass.gov/executive-orders/no-594-leading-by-example-decarbonizing-and-minimizing-environmental-impacts-of-state-government</w:t>
        </w:r>
      </w:hyperlink>
      <w:r>
        <w:t>.</w:t>
      </w:r>
    </w:p>
    <w:p w14:paraId="1BFCC0C3" w14:textId="77777777" w:rsidR="009F5ED0" w:rsidRDefault="009F5ED0" w:rsidP="00C53AE0">
      <w:pPr>
        <w:pStyle w:val="HeadText1"/>
        <w:numPr>
          <w:ilvl w:val="0"/>
          <w:numId w:val="11"/>
        </w:numPr>
      </w:pPr>
      <w:hyperlink r:id="rId27" w:history="1">
        <w:r>
          <w:rPr>
            <w:rStyle w:val="Hyperlink"/>
          </w:rPr>
          <w:t>Senate Bill 9 - An Act Creating a Next Generation Roadmap for Massachusetts Climate Policy</w:t>
        </w:r>
      </w:hyperlink>
      <w:r>
        <w:t xml:space="preserve"> was signed to achieve Net Zero emissions in 2050 and furthers the Commonwealth’s efforts to combat climate change and protect vulnerable communities. The full Act may be viewed at https://malegislature.gov/Bills/192/S9.  </w:t>
      </w:r>
    </w:p>
    <w:p w14:paraId="4A7BA9EB" w14:textId="77777777" w:rsidR="009F5ED0" w:rsidRDefault="009F5ED0" w:rsidP="00C53AE0">
      <w:pPr>
        <w:pStyle w:val="HeadText1"/>
        <w:numPr>
          <w:ilvl w:val="0"/>
          <w:numId w:val="11"/>
        </w:numPr>
      </w:pPr>
      <w:hyperlink r:id="rId28" w:history="1">
        <w:r>
          <w:rPr>
            <w:rStyle w:val="Hyperlink"/>
          </w:rPr>
          <w:t>Green Communities Act</w:t>
        </w:r>
      </w:hyperlink>
      <w:r>
        <w:t xml:space="preserve">: The Green Communities Act created the </w:t>
      </w:r>
      <w:hyperlink r:id="rId29" w:history="1">
        <w:r>
          <w:rPr>
            <w:rStyle w:val="Hyperlink"/>
          </w:rPr>
          <w:t>Green Communities Division</w:t>
        </w:r>
      </w:hyperlink>
      <w:r>
        <w:t xml:space="preserve"> which provides grants, technical assistance, and local support from Regional Coordinators to help municipalities reduce energy use and costs by implementing clean energy projects in municipal buildings, facilities, and schools.</w:t>
      </w:r>
    </w:p>
    <w:p w14:paraId="0532753D" w14:textId="77777777" w:rsidR="009F5ED0" w:rsidRDefault="003D1366" w:rsidP="00F8192B">
      <w:pPr>
        <w:pStyle w:val="Heading2"/>
      </w:pPr>
      <w:bookmarkStart w:id="381" w:name="_Toc213418057"/>
      <w:bookmarkStart w:id="382" w:name="_Toc215743140"/>
      <w:bookmarkStart w:id="383" w:name="_Toc218847603"/>
      <w:r>
        <w:t>Environmental Benefit Claims/Labeling</w:t>
      </w:r>
      <w:bookmarkEnd w:id="380"/>
      <w:bookmarkEnd w:id="381"/>
      <w:bookmarkEnd w:id="382"/>
      <w:bookmarkEnd w:id="383"/>
    </w:p>
    <w:p w14:paraId="7BC868F8" w14:textId="77777777" w:rsidR="009F5ED0" w:rsidRDefault="003D1366">
      <w:pPr>
        <w:pStyle w:val="Head3Text"/>
        <w:ind w:left="648"/>
      </w:pPr>
      <w:r>
        <w:t xml:space="preserve">Environmental benefit claims concerning products or services must be consistent with the </w:t>
      </w:r>
      <w:hyperlink r:id="rId30" w:history="1">
        <w:r w:rsidR="009F5ED0">
          <w:rPr>
            <w:rStyle w:val="Hyperlink"/>
          </w:rPr>
          <w:t>Federal Trade Commissions’ Guides for the Use of Environmental Marketing Terms</w:t>
        </w:r>
      </w:hyperlink>
      <w:r>
        <w:t>. Product environmental claims are to include the industry standard the product meets and certifier. Vendors must agree to offer and clearly label products with sustainability certifications and attributes, when available, within specific product categories. Documentation of the certification claimed by the vendor must be supplied upon request if it is not publicly available for verification (on either the vendor’s or certifier’s website).</w:t>
      </w:r>
    </w:p>
    <w:p w14:paraId="526FDAB1" w14:textId="77777777" w:rsidR="009F5ED0" w:rsidRDefault="009F5ED0">
      <w:pPr>
        <w:pStyle w:val="Head3Text"/>
        <w:jc w:val="left"/>
      </w:pPr>
    </w:p>
    <w:p w14:paraId="2825A805" w14:textId="77777777" w:rsidR="009F5ED0" w:rsidRDefault="003D1366">
      <w:pPr>
        <w:pStyle w:val="Head3Text"/>
        <w:ind w:left="648"/>
        <w:jc w:val="left"/>
      </w:pPr>
      <w:r>
        <w:t>Vendors claiming environmental benefits of their products shall list the appropriate benefits or industry standard it meets in the quarterly sales reports, if applicable, or on separate annual reports.</w:t>
      </w:r>
      <w:r>
        <w:br/>
      </w:r>
    </w:p>
    <w:p w14:paraId="5FCCB182" w14:textId="77777777" w:rsidR="009F5ED0" w:rsidRDefault="003D1366" w:rsidP="00B46AD1">
      <w:pPr>
        <w:pStyle w:val="Heading2"/>
      </w:pPr>
      <w:bookmarkStart w:id="384" w:name="_Bidder_Climate_and"/>
      <w:bookmarkStart w:id="385" w:name="_Toc521483362"/>
      <w:bookmarkStart w:id="386" w:name="_Toc213418059"/>
      <w:bookmarkStart w:id="387" w:name="_Toc215743142"/>
      <w:bookmarkStart w:id="388" w:name="_Toc218847604"/>
      <w:bookmarkEnd w:id="384"/>
      <w:r>
        <w:t>Bidder Climate and Environmental Practices Form</w:t>
      </w:r>
      <w:bookmarkEnd w:id="385"/>
      <w:bookmarkEnd w:id="386"/>
      <w:bookmarkEnd w:id="387"/>
      <w:bookmarkEnd w:id="388"/>
    </w:p>
    <w:p w14:paraId="4AC2C1D6" w14:textId="77777777" w:rsidR="009F5ED0" w:rsidRDefault="003D1366">
      <w:pPr>
        <w:pStyle w:val="paragraph"/>
        <w:ind w:left="648"/>
        <w:rPr>
          <w:rFonts w:ascii="Arial" w:hAnsi="Arial" w:cs="Arial"/>
          <w:sz w:val="20"/>
          <w:szCs w:val="20"/>
        </w:rPr>
      </w:pPr>
      <w:bookmarkStart w:id="389" w:name="_Toc521483363"/>
      <w:r>
        <w:rPr>
          <w:rFonts w:ascii="Arial" w:hAnsi="Arial" w:cs="Arial"/>
          <w:sz w:val="20"/>
          <w:szCs w:val="20"/>
        </w:rPr>
        <w:t xml:space="preserve">The Climate and Environmental Practices Form (CEP Form) is an attachment to the Bid in COMMBUYS.  Response to this form is mandatory. No Bidder will be considered for a contract award without responding to all ten primary questions in the form (please review the </w:t>
      </w:r>
      <w:r>
        <w:rPr>
          <w:rFonts w:ascii="Arial" w:hAnsi="Arial" w:cs="Arial"/>
          <w:i/>
          <w:sz w:val="20"/>
          <w:szCs w:val="20"/>
        </w:rPr>
        <w:t>Guidance on Completing the Climate and Environmental Practices Form</w:t>
      </w:r>
      <w:r>
        <w:rPr>
          <w:rFonts w:ascii="Arial" w:hAnsi="Arial" w:cs="Arial"/>
          <w:sz w:val="20"/>
          <w:szCs w:val="20"/>
        </w:rPr>
        <w:t xml:space="preserve"> for instructions. A link to this guidance document is included in the CEP Form). The information contained in submitted CEP Forms is subject to post-award audit and verification. Bidders found to have submitted false sustainability claims may be subject to contract suspension or termination.  </w:t>
      </w:r>
    </w:p>
    <w:p w14:paraId="2C930104" w14:textId="566D4104" w:rsidR="009F5ED0" w:rsidRDefault="003D1366">
      <w:pPr>
        <w:pStyle w:val="paragraph"/>
        <w:ind w:left="648"/>
        <w:rPr>
          <w:rFonts w:ascii="Arial" w:hAnsi="Arial" w:cs="Arial"/>
          <w:sz w:val="20"/>
          <w:szCs w:val="20"/>
        </w:rPr>
      </w:pPr>
      <w:r>
        <w:rPr>
          <w:rFonts w:ascii="Arial" w:hAnsi="Arial" w:cs="Arial"/>
          <w:sz w:val="20"/>
          <w:szCs w:val="20"/>
        </w:rPr>
        <w:t>Completion of this form provides Bidders with an opportunity to maximize CEP evaluation points and will provide crucial data that will inform future  Contract procurement practices. Bidders are encouraged to communicate existing business policies, practices, monitoring efforts, and certifications and/or awards that promote sustainability in their facilities and operations. This form is not meant to describe information about the products/services the bidder would provide on the contract, but how you manage your business to minimize environmental and public health impacts and reduce your carbon footprint. </w:t>
      </w:r>
    </w:p>
    <w:p w14:paraId="1E9ABADD" w14:textId="77777777" w:rsidR="009F5ED0" w:rsidRDefault="003D1366" w:rsidP="00B46AD1">
      <w:pPr>
        <w:pStyle w:val="Heading2"/>
      </w:pPr>
      <w:bookmarkStart w:id="390" w:name="_Post-Award_Climate_and"/>
      <w:bookmarkStart w:id="391" w:name="_Toc189639115"/>
      <w:bookmarkStart w:id="392" w:name="_Toc213418060"/>
      <w:bookmarkStart w:id="393" w:name="_Toc215743143"/>
      <w:bookmarkStart w:id="394" w:name="_Toc218847605"/>
      <w:bookmarkEnd w:id="390"/>
      <w:r>
        <w:t>Post-Award Climate and Environmental Vendor Reporting</w:t>
      </w:r>
      <w:bookmarkEnd w:id="391"/>
      <w:bookmarkEnd w:id="392"/>
      <w:bookmarkEnd w:id="393"/>
      <w:bookmarkEnd w:id="394"/>
    </w:p>
    <w:p w14:paraId="30FF83E8" w14:textId="38641623" w:rsidR="009F5ED0" w:rsidRDefault="003D1366">
      <w:pPr>
        <w:pStyle w:val="paragraph"/>
        <w:spacing w:before="0" w:beforeAutospacing="0" w:after="0" w:afterAutospacing="0"/>
        <w:ind w:left="648"/>
        <w:rPr>
          <w:rFonts w:ascii="Arial" w:hAnsi="Arial" w:cs="Arial"/>
          <w:sz w:val="20"/>
          <w:szCs w:val="20"/>
        </w:rPr>
      </w:pPr>
      <w:r>
        <w:rPr>
          <w:rStyle w:val="normaltextrun"/>
          <w:rFonts w:ascii="Arial" w:hAnsi="Arial" w:cs="Arial"/>
          <w:sz w:val="20"/>
          <w:szCs w:val="20"/>
        </w:rPr>
        <w:t xml:space="preserve">In alignment with the Commonwealth’s climate and environmental goals, which includes achieving net zero emissions by 2050, all vendors awarded under this contract are required to cooperate with </w:t>
      </w:r>
      <w:r w:rsidR="4CE73AAE" w:rsidRPr="415D7AB9">
        <w:rPr>
          <w:rStyle w:val="normaltextrun"/>
          <w:rFonts w:ascii="Arial" w:hAnsi="Arial" w:cs="Arial"/>
          <w:sz w:val="20"/>
          <w:szCs w:val="20"/>
        </w:rPr>
        <w:t>EOTSS</w:t>
      </w:r>
      <w:r>
        <w:rPr>
          <w:rStyle w:val="normaltextrun"/>
          <w:rFonts w:ascii="Arial" w:hAnsi="Arial" w:cs="Arial"/>
          <w:sz w:val="20"/>
          <w:szCs w:val="20"/>
        </w:rPr>
        <w:t xml:space="preserve"> by regularly:</w:t>
      </w:r>
      <w:r>
        <w:rPr>
          <w:rStyle w:val="eop"/>
          <w:rFonts w:ascii="Arial" w:hAnsi="Arial" w:cs="Arial"/>
          <w:sz w:val="20"/>
          <w:szCs w:val="20"/>
        </w:rPr>
        <w:t> </w:t>
      </w:r>
    </w:p>
    <w:p w14:paraId="55742A08" w14:textId="77777777" w:rsidR="009F5ED0" w:rsidRDefault="003D1366">
      <w:pPr>
        <w:pStyle w:val="paragraph"/>
        <w:spacing w:before="0" w:beforeAutospacing="0" w:after="0" w:afterAutospacing="0"/>
        <w:ind w:left="720"/>
        <w:rPr>
          <w:rFonts w:ascii="Arial" w:hAnsi="Arial" w:cs="Arial"/>
          <w:sz w:val="20"/>
          <w:szCs w:val="20"/>
        </w:rPr>
      </w:pPr>
      <w:r>
        <w:rPr>
          <w:rStyle w:val="eop"/>
          <w:rFonts w:ascii="Arial" w:hAnsi="Arial" w:cs="Arial"/>
          <w:sz w:val="20"/>
          <w:szCs w:val="20"/>
        </w:rPr>
        <w:t> </w:t>
      </w:r>
    </w:p>
    <w:p w14:paraId="647D4B12" w14:textId="77777777" w:rsidR="009F5ED0" w:rsidRDefault="003D1366" w:rsidP="00C53AE0">
      <w:pPr>
        <w:pStyle w:val="paragraph"/>
        <w:numPr>
          <w:ilvl w:val="0"/>
          <w:numId w:val="12"/>
        </w:numPr>
        <w:spacing w:before="0" w:beforeAutospacing="0" w:after="0" w:afterAutospacing="0"/>
        <w:rPr>
          <w:rFonts w:ascii="Arial" w:hAnsi="Arial" w:cs="Arial"/>
          <w:sz w:val="20"/>
          <w:szCs w:val="20"/>
        </w:rPr>
      </w:pPr>
      <w:r>
        <w:rPr>
          <w:rStyle w:val="normaltextrun"/>
          <w:rFonts w:ascii="Arial" w:hAnsi="Arial" w:cs="Arial"/>
          <w:sz w:val="20"/>
          <w:szCs w:val="20"/>
        </w:rPr>
        <w:t>Updating the CEP Form</w:t>
      </w:r>
      <w:r>
        <w:rPr>
          <w:rStyle w:val="eop"/>
          <w:rFonts w:ascii="Arial" w:hAnsi="Arial" w:cs="Arial"/>
          <w:sz w:val="20"/>
          <w:szCs w:val="20"/>
        </w:rPr>
        <w:t> </w:t>
      </w:r>
    </w:p>
    <w:p w14:paraId="35B5ED65" w14:textId="77777777" w:rsidR="009F5ED0" w:rsidRDefault="003D1366" w:rsidP="00C53AE0">
      <w:pPr>
        <w:pStyle w:val="paragraph"/>
        <w:numPr>
          <w:ilvl w:val="0"/>
          <w:numId w:val="12"/>
        </w:numPr>
        <w:spacing w:before="0" w:beforeAutospacing="0" w:after="0" w:afterAutospacing="0"/>
        <w:rPr>
          <w:rFonts w:ascii="Arial" w:hAnsi="Arial" w:cs="Arial"/>
          <w:sz w:val="20"/>
          <w:szCs w:val="20"/>
        </w:rPr>
      </w:pPr>
      <w:r>
        <w:rPr>
          <w:rStyle w:val="normaltextrun"/>
          <w:rFonts w:ascii="Arial" w:hAnsi="Arial" w:cs="Arial"/>
          <w:sz w:val="20"/>
          <w:szCs w:val="20"/>
        </w:rPr>
        <w:t>Disclosing climate-related data </w:t>
      </w:r>
      <w:r>
        <w:rPr>
          <w:rStyle w:val="eop"/>
          <w:rFonts w:ascii="Arial" w:hAnsi="Arial" w:cs="Arial"/>
          <w:sz w:val="20"/>
          <w:szCs w:val="20"/>
        </w:rPr>
        <w:t> </w:t>
      </w:r>
    </w:p>
    <w:p w14:paraId="1F611F33" w14:textId="77777777" w:rsidR="009F5ED0" w:rsidRDefault="003D1366">
      <w:pPr>
        <w:pStyle w:val="paragraph"/>
        <w:spacing w:before="0" w:beforeAutospacing="0" w:after="0" w:afterAutospacing="0"/>
        <w:ind w:left="1440"/>
        <w:rPr>
          <w:rFonts w:ascii="Arial" w:hAnsi="Arial" w:cs="Arial"/>
          <w:sz w:val="20"/>
          <w:szCs w:val="20"/>
        </w:rPr>
      </w:pPr>
      <w:r>
        <w:rPr>
          <w:rStyle w:val="eop"/>
          <w:rFonts w:ascii="Arial" w:hAnsi="Arial" w:cs="Arial"/>
          <w:sz w:val="20"/>
          <w:szCs w:val="20"/>
        </w:rPr>
        <w:t> </w:t>
      </w:r>
    </w:p>
    <w:p w14:paraId="6BF6A365" w14:textId="77777777" w:rsidR="009F5ED0" w:rsidRDefault="003D1366">
      <w:pPr>
        <w:pStyle w:val="paragraph"/>
        <w:spacing w:before="0" w:beforeAutospacing="0" w:after="0" w:afterAutospacing="0"/>
        <w:ind w:left="648"/>
        <w:rPr>
          <w:rFonts w:ascii="Arial" w:hAnsi="Arial" w:cs="Arial"/>
          <w:sz w:val="20"/>
          <w:szCs w:val="20"/>
        </w:rPr>
      </w:pPr>
      <w:r>
        <w:rPr>
          <w:rStyle w:val="normaltextrun"/>
          <w:rFonts w:ascii="Arial" w:hAnsi="Arial" w:cs="Arial"/>
          <w:sz w:val="20"/>
          <w:szCs w:val="20"/>
        </w:rPr>
        <w:lastRenderedPageBreak/>
        <w:t>This reporting is critical for tracking progress toward the Commonwealth’s climate and environmental goals and maintaining transparency and accountability. </w:t>
      </w:r>
      <w:r>
        <w:rPr>
          <w:rStyle w:val="eop"/>
          <w:rFonts w:ascii="Arial" w:hAnsi="Arial" w:cs="Arial"/>
          <w:sz w:val="20"/>
          <w:szCs w:val="20"/>
        </w:rPr>
        <w:t> </w:t>
      </w:r>
    </w:p>
    <w:p w14:paraId="6FE7388C" w14:textId="77777777" w:rsidR="009F5ED0" w:rsidRDefault="003D1366">
      <w:pPr>
        <w:pStyle w:val="paragraph"/>
        <w:spacing w:before="0" w:beforeAutospacing="0" w:after="0" w:afterAutospacing="0"/>
        <w:ind w:left="648"/>
        <w:rPr>
          <w:rFonts w:ascii="Arial" w:hAnsi="Arial" w:cs="Arial"/>
          <w:sz w:val="20"/>
          <w:szCs w:val="20"/>
        </w:rPr>
      </w:pPr>
      <w:r>
        <w:rPr>
          <w:rStyle w:val="eop"/>
          <w:rFonts w:ascii="Arial" w:hAnsi="Arial" w:cs="Arial"/>
          <w:sz w:val="20"/>
          <w:szCs w:val="20"/>
        </w:rPr>
        <w:t> </w:t>
      </w:r>
    </w:p>
    <w:p w14:paraId="14715191" w14:textId="211156BC" w:rsidR="009F5ED0" w:rsidRDefault="003D1366">
      <w:pPr>
        <w:pStyle w:val="paragraph"/>
        <w:spacing w:before="0" w:beforeAutospacing="0" w:after="0" w:afterAutospacing="0"/>
        <w:ind w:left="648"/>
        <w:rPr>
          <w:rStyle w:val="eop"/>
          <w:rFonts w:ascii="Arial" w:hAnsi="Arial" w:cs="Arial"/>
          <w:sz w:val="20"/>
          <w:szCs w:val="20"/>
        </w:rPr>
      </w:pPr>
      <w:r>
        <w:rPr>
          <w:rStyle w:val="normaltextrun"/>
          <w:rFonts w:ascii="Arial" w:hAnsi="Arial" w:cs="Arial"/>
          <w:sz w:val="20"/>
          <w:szCs w:val="20"/>
        </w:rPr>
        <w:t xml:space="preserve">This includes collaborating with </w:t>
      </w:r>
      <w:r w:rsidR="258D049E" w:rsidRPr="415D7AB9">
        <w:rPr>
          <w:rStyle w:val="normaltextrun"/>
          <w:rFonts w:ascii="Arial" w:hAnsi="Arial" w:cs="Arial"/>
          <w:sz w:val="20"/>
          <w:szCs w:val="20"/>
        </w:rPr>
        <w:t>EOTSS</w:t>
      </w:r>
      <w:r>
        <w:rPr>
          <w:rStyle w:val="normaltextrun"/>
          <w:rFonts w:ascii="Arial" w:hAnsi="Arial" w:cs="Arial"/>
          <w:sz w:val="20"/>
          <w:szCs w:val="20"/>
        </w:rPr>
        <w:t xml:space="preserve"> to understand and meet the reporting requirements. </w:t>
      </w:r>
      <w:r w:rsidR="52E7DC0F" w:rsidRPr="415D7AB9">
        <w:rPr>
          <w:rStyle w:val="normaltextrun"/>
          <w:rFonts w:ascii="Arial" w:hAnsi="Arial" w:cs="Arial"/>
          <w:sz w:val="20"/>
          <w:szCs w:val="20"/>
        </w:rPr>
        <w:t>EOTSS</w:t>
      </w:r>
      <w:r>
        <w:rPr>
          <w:rStyle w:val="normaltextrun"/>
          <w:rFonts w:ascii="Arial" w:hAnsi="Arial" w:cs="Arial"/>
          <w:sz w:val="20"/>
          <w:szCs w:val="20"/>
        </w:rPr>
        <w:t xml:space="preserve"> is specifically interested in collecting data during the life of the contract that would assist </w:t>
      </w:r>
      <w:r w:rsidR="462EBC23" w:rsidRPr="415D7AB9">
        <w:rPr>
          <w:rStyle w:val="normaltextrun"/>
          <w:rFonts w:ascii="Arial" w:hAnsi="Arial" w:cs="Arial"/>
          <w:sz w:val="20"/>
          <w:szCs w:val="20"/>
        </w:rPr>
        <w:t>EOTSS</w:t>
      </w:r>
      <w:r>
        <w:rPr>
          <w:rStyle w:val="normaltextrun"/>
          <w:rFonts w:ascii="Arial" w:hAnsi="Arial" w:cs="Arial"/>
          <w:sz w:val="20"/>
          <w:szCs w:val="20"/>
        </w:rPr>
        <w:t xml:space="preserve"> with assessing progress in vendor sustainability performance and measuring Greenhouse Gas (GHG) Emissions. Awarded vendors will be required to provide such reports, at least annually, that would assist the Commonwealth in achieving its climate and environmental goals.  </w:t>
      </w:r>
      <w:r>
        <w:rPr>
          <w:rStyle w:val="eop"/>
          <w:rFonts w:ascii="Arial" w:hAnsi="Arial" w:cs="Arial"/>
          <w:sz w:val="20"/>
          <w:szCs w:val="20"/>
        </w:rPr>
        <w:t> </w:t>
      </w:r>
    </w:p>
    <w:p w14:paraId="5A52E125" w14:textId="77777777" w:rsidR="009F5ED0" w:rsidRDefault="009F5ED0">
      <w:pPr>
        <w:pStyle w:val="paragraph"/>
        <w:spacing w:before="0" w:beforeAutospacing="0" w:after="0" w:afterAutospacing="0"/>
        <w:ind w:left="648"/>
        <w:rPr>
          <w:rStyle w:val="eop"/>
          <w:rFonts w:ascii="Arial" w:hAnsi="Arial" w:cs="Arial"/>
          <w:sz w:val="20"/>
          <w:szCs w:val="20"/>
        </w:rPr>
      </w:pPr>
    </w:p>
    <w:p w14:paraId="38942E7F" w14:textId="313938BF" w:rsidR="009F5ED0" w:rsidRDefault="003D1366">
      <w:pPr>
        <w:pStyle w:val="paragraph"/>
        <w:spacing w:before="0" w:beforeAutospacing="0" w:after="0" w:afterAutospacing="0"/>
        <w:ind w:left="648"/>
        <w:rPr>
          <w:rFonts w:ascii="Arial" w:hAnsi="Arial" w:cs="Arial"/>
          <w:sz w:val="20"/>
          <w:szCs w:val="20"/>
        </w:rPr>
      </w:pPr>
      <w:r>
        <w:rPr>
          <w:rStyle w:val="eop"/>
          <w:rFonts w:ascii="Arial" w:hAnsi="Arial" w:cs="Arial"/>
          <w:sz w:val="20"/>
          <w:szCs w:val="20"/>
        </w:rPr>
        <w:t xml:space="preserve">To facilitate vendor compliance, </w:t>
      </w:r>
      <w:r w:rsidR="2BEA6A31" w:rsidRPr="415D7AB9">
        <w:rPr>
          <w:rStyle w:val="eop"/>
          <w:rFonts w:ascii="Arial" w:hAnsi="Arial" w:cs="Arial"/>
          <w:sz w:val="20"/>
          <w:szCs w:val="20"/>
        </w:rPr>
        <w:t>EOTSS</w:t>
      </w:r>
      <w:r>
        <w:rPr>
          <w:rStyle w:val="eop"/>
          <w:rFonts w:ascii="Arial" w:hAnsi="Arial" w:cs="Arial"/>
          <w:sz w:val="20"/>
          <w:szCs w:val="20"/>
        </w:rPr>
        <w:t xml:space="preserve"> will provide tools and guidance to support vendors in meeting their post-award reporting requirements. The exact schedule and format of the required reporting for each contract will be determined after contract initiation.  Updated CEP Forms will be required at least once per year. Once the Climate Disclosure reporting requirement is activated, awarded vendors will be given at least four months’ notice before updated climate related disclosures are due</w:t>
      </w:r>
      <w:bookmarkEnd w:id="389"/>
      <w:r>
        <w:br/>
      </w:r>
    </w:p>
    <w:p w14:paraId="27C880C0" w14:textId="77777777" w:rsidR="009F5ED0" w:rsidRDefault="003D1366" w:rsidP="00B20993">
      <w:pPr>
        <w:pStyle w:val="Heading2"/>
      </w:pPr>
      <w:bookmarkStart w:id="395" w:name="_Toc213418061"/>
      <w:bookmarkStart w:id="396" w:name="_Toc215743144"/>
      <w:bookmarkStart w:id="397" w:name="_Toc218847606"/>
      <w:r>
        <w:t>Post-Award Climate and Environmental Initiatives</w:t>
      </w:r>
      <w:bookmarkEnd w:id="395"/>
      <w:bookmarkEnd w:id="396"/>
      <w:bookmarkEnd w:id="397"/>
      <w:r>
        <w:t xml:space="preserve"> </w:t>
      </w:r>
    </w:p>
    <w:p w14:paraId="52000B95" w14:textId="1897CBCD" w:rsidR="009F5ED0" w:rsidRDefault="003D1366">
      <w:pPr>
        <w:pStyle w:val="HeadText3"/>
        <w:ind w:left="648"/>
      </w:pPr>
      <w:bookmarkStart w:id="398" w:name="_Toc521483365"/>
      <w:r>
        <w:t xml:space="preserve">Throughout the life of the contract, awarded vendor must agree to work with </w:t>
      </w:r>
      <w:r w:rsidR="200B349D">
        <w:t xml:space="preserve">EOTSS </w:t>
      </w:r>
      <w:r>
        <w:t xml:space="preserve">to explore opportunities and potential action for improving the sustainability of the products and services offered under the contract as well as the sustainability of their own facilities and operations.  This could include, but not be limited to, exploring new climate and environmentally preferable products, third-party certifications and standards, and disclosures.  It could also include, but not be limited to, setting targets for reducing GHG emissions and working with </w:t>
      </w:r>
      <w:r w:rsidR="6DB4B5E2">
        <w:t>EOTSS</w:t>
      </w:r>
      <w:r>
        <w:t xml:space="preserve"> to determine progress towards meeting those targets.   </w:t>
      </w:r>
    </w:p>
    <w:p w14:paraId="66C9380E" w14:textId="77777777" w:rsidR="009F5ED0" w:rsidRDefault="003D1366">
      <w:pPr>
        <w:pStyle w:val="Heading2"/>
      </w:pPr>
      <w:bookmarkStart w:id="399" w:name="_Toc213418062"/>
      <w:bookmarkStart w:id="400" w:name="_Toc215743145"/>
      <w:bookmarkStart w:id="401" w:name="_Toc218847607"/>
      <w:r>
        <w:t>Environmental Specifications</w:t>
      </w:r>
      <w:bookmarkEnd w:id="399"/>
      <w:bookmarkEnd w:id="400"/>
      <w:bookmarkEnd w:id="401"/>
      <w:r>
        <w:t xml:space="preserve"> </w:t>
      </w:r>
      <w:bookmarkEnd w:id="398"/>
    </w:p>
    <w:p w14:paraId="507864A0" w14:textId="48E2040E" w:rsidR="009F5ED0" w:rsidRDefault="003D1366">
      <w:pPr>
        <w:pStyle w:val="HeadText2"/>
      </w:pPr>
      <w:bookmarkStart w:id="402" w:name="_Toc518384319"/>
      <w:bookmarkStart w:id="403" w:name="_Toc518392209"/>
      <w:bookmarkStart w:id="404" w:name="_Toc518641508"/>
      <w:bookmarkStart w:id="405" w:name="_Toc518641873"/>
      <w:bookmarkStart w:id="406" w:name="_Toc521420761"/>
      <w:bookmarkStart w:id="407" w:name="_Toc521421151"/>
      <w:bookmarkStart w:id="408" w:name="_Toc521421541"/>
      <w:bookmarkStart w:id="409" w:name="_Toc521481419"/>
      <w:bookmarkStart w:id="410" w:name="_Toc521481809"/>
      <w:bookmarkStart w:id="411" w:name="_Toc521482199"/>
      <w:bookmarkStart w:id="412" w:name="_Toc521482589"/>
      <w:bookmarkStart w:id="413" w:name="_Toc521482979"/>
      <w:bookmarkStart w:id="414" w:name="_Toc521483368"/>
      <w:bookmarkStart w:id="415" w:name="_Toc518384320"/>
      <w:bookmarkStart w:id="416" w:name="_Toc518392210"/>
      <w:bookmarkStart w:id="417" w:name="_Toc518641509"/>
      <w:bookmarkStart w:id="418" w:name="_Toc518641874"/>
      <w:bookmarkStart w:id="419" w:name="_Toc521420762"/>
      <w:bookmarkStart w:id="420" w:name="_Toc521421152"/>
      <w:bookmarkStart w:id="421" w:name="_Toc521421542"/>
      <w:bookmarkStart w:id="422" w:name="_Toc521481420"/>
      <w:bookmarkStart w:id="423" w:name="_Toc521481810"/>
      <w:bookmarkStart w:id="424" w:name="_Toc521482200"/>
      <w:bookmarkStart w:id="425" w:name="_Toc521482590"/>
      <w:bookmarkStart w:id="426" w:name="_Toc521482980"/>
      <w:bookmarkStart w:id="427" w:name="_Toc521483369"/>
      <w:bookmarkStart w:id="428" w:name="_Toc518384321"/>
      <w:bookmarkStart w:id="429" w:name="_Toc518392211"/>
      <w:bookmarkStart w:id="430" w:name="_Toc518641510"/>
      <w:bookmarkStart w:id="431" w:name="_Toc518641875"/>
      <w:bookmarkStart w:id="432" w:name="_Toc521420763"/>
      <w:bookmarkStart w:id="433" w:name="_Toc521421153"/>
      <w:bookmarkStart w:id="434" w:name="_Toc521421543"/>
      <w:bookmarkStart w:id="435" w:name="_Toc521481421"/>
      <w:bookmarkStart w:id="436" w:name="_Toc521481811"/>
      <w:bookmarkStart w:id="437" w:name="_Toc521482201"/>
      <w:bookmarkStart w:id="438" w:name="_Toc521482591"/>
      <w:bookmarkStart w:id="439" w:name="_Toc521482981"/>
      <w:bookmarkStart w:id="440" w:name="_Toc521483370"/>
      <w:bookmarkStart w:id="441" w:name="_Toc518384322"/>
      <w:bookmarkStart w:id="442" w:name="_Toc518392212"/>
      <w:bookmarkStart w:id="443" w:name="_Toc518641511"/>
      <w:bookmarkStart w:id="444" w:name="_Toc518641876"/>
      <w:bookmarkStart w:id="445" w:name="_Toc521420764"/>
      <w:bookmarkStart w:id="446" w:name="_Toc521421154"/>
      <w:bookmarkStart w:id="447" w:name="_Toc521421544"/>
      <w:bookmarkStart w:id="448" w:name="_Toc521481422"/>
      <w:bookmarkStart w:id="449" w:name="_Toc521481812"/>
      <w:bookmarkStart w:id="450" w:name="_Toc521482202"/>
      <w:bookmarkStart w:id="451" w:name="_Toc521482592"/>
      <w:bookmarkStart w:id="452" w:name="_Toc521482982"/>
      <w:bookmarkStart w:id="453" w:name="_Toc521483371"/>
      <w:bookmarkStart w:id="454" w:name="_Toc518384323"/>
      <w:bookmarkStart w:id="455" w:name="_Toc518392213"/>
      <w:bookmarkStart w:id="456" w:name="_Toc518641512"/>
      <w:bookmarkStart w:id="457" w:name="_Toc518641877"/>
      <w:bookmarkStart w:id="458" w:name="_Toc521420765"/>
      <w:bookmarkStart w:id="459" w:name="_Toc521421155"/>
      <w:bookmarkStart w:id="460" w:name="_Toc521421545"/>
      <w:bookmarkStart w:id="461" w:name="_Toc521481423"/>
      <w:bookmarkStart w:id="462" w:name="_Toc521481813"/>
      <w:bookmarkStart w:id="463" w:name="_Toc521482203"/>
      <w:bookmarkStart w:id="464" w:name="_Toc521482593"/>
      <w:bookmarkStart w:id="465" w:name="_Toc521482983"/>
      <w:bookmarkStart w:id="466" w:name="_Toc521483372"/>
      <w:bookmarkStart w:id="467" w:name="_Toc518384324"/>
      <w:bookmarkStart w:id="468" w:name="_Toc518392214"/>
      <w:bookmarkStart w:id="469" w:name="_Toc518641513"/>
      <w:bookmarkStart w:id="470" w:name="_Toc518641878"/>
      <w:bookmarkStart w:id="471" w:name="_Toc521420766"/>
      <w:bookmarkStart w:id="472" w:name="_Toc521421156"/>
      <w:bookmarkStart w:id="473" w:name="_Toc521421546"/>
      <w:bookmarkStart w:id="474" w:name="_Toc521481424"/>
      <w:bookmarkStart w:id="475" w:name="_Toc521481814"/>
      <w:bookmarkStart w:id="476" w:name="_Toc521482204"/>
      <w:bookmarkStart w:id="477" w:name="_Toc521482594"/>
      <w:bookmarkStart w:id="478" w:name="_Toc521482984"/>
      <w:bookmarkStart w:id="479" w:name="_Toc521483373"/>
      <w:bookmarkStart w:id="480" w:name="_Toc518384325"/>
      <w:bookmarkStart w:id="481" w:name="_Toc518392215"/>
      <w:bookmarkStart w:id="482" w:name="_Toc518641514"/>
      <w:bookmarkStart w:id="483" w:name="_Toc518641879"/>
      <w:bookmarkStart w:id="484" w:name="_Toc521420767"/>
      <w:bookmarkStart w:id="485" w:name="_Toc521421157"/>
      <w:bookmarkStart w:id="486" w:name="_Toc521421547"/>
      <w:bookmarkStart w:id="487" w:name="_Toc521481425"/>
      <w:bookmarkStart w:id="488" w:name="_Toc521481815"/>
      <w:bookmarkStart w:id="489" w:name="_Toc521482205"/>
      <w:bookmarkStart w:id="490" w:name="_Toc521482595"/>
      <w:bookmarkStart w:id="491" w:name="_Toc521482985"/>
      <w:bookmarkStart w:id="492" w:name="_Toc521483374"/>
      <w:bookmarkStart w:id="493" w:name="_Toc518384326"/>
      <w:bookmarkStart w:id="494" w:name="_Toc518392216"/>
      <w:bookmarkStart w:id="495" w:name="_Toc518641515"/>
      <w:bookmarkStart w:id="496" w:name="_Toc518641880"/>
      <w:bookmarkStart w:id="497" w:name="_Toc521420768"/>
      <w:bookmarkStart w:id="498" w:name="_Toc521421158"/>
      <w:bookmarkStart w:id="499" w:name="_Toc521421548"/>
      <w:bookmarkStart w:id="500" w:name="_Toc521481426"/>
      <w:bookmarkStart w:id="501" w:name="_Toc521481816"/>
      <w:bookmarkStart w:id="502" w:name="_Toc521482206"/>
      <w:bookmarkStart w:id="503" w:name="_Toc521482596"/>
      <w:bookmarkStart w:id="504" w:name="_Toc521482986"/>
      <w:bookmarkStart w:id="505" w:name="_Toc521483375"/>
      <w:bookmarkStart w:id="506" w:name="_Toc518384327"/>
      <w:bookmarkStart w:id="507" w:name="_Toc518392217"/>
      <w:bookmarkStart w:id="508" w:name="_Toc518641516"/>
      <w:bookmarkStart w:id="509" w:name="_Toc518641881"/>
      <w:bookmarkStart w:id="510" w:name="_Toc521420769"/>
      <w:bookmarkStart w:id="511" w:name="_Toc521421159"/>
      <w:bookmarkStart w:id="512" w:name="_Toc521421549"/>
      <w:bookmarkStart w:id="513" w:name="_Toc521481427"/>
      <w:bookmarkStart w:id="514" w:name="_Toc521481817"/>
      <w:bookmarkStart w:id="515" w:name="_Toc521482207"/>
      <w:bookmarkStart w:id="516" w:name="_Toc521482597"/>
      <w:bookmarkStart w:id="517" w:name="_Toc521482987"/>
      <w:bookmarkStart w:id="518" w:name="_Toc521483376"/>
      <w:bookmarkStart w:id="519" w:name="_Toc518384328"/>
      <w:bookmarkStart w:id="520" w:name="_Toc518392218"/>
      <w:bookmarkStart w:id="521" w:name="_Toc518641517"/>
      <w:bookmarkStart w:id="522" w:name="_Toc518641882"/>
      <w:bookmarkStart w:id="523" w:name="_Toc521420770"/>
      <w:bookmarkStart w:id="524" w:name="_Toc521421160"/>
      <w:bookmarkStart w:id="525" w:name="_Toc521421550"/>
      <w:bookmarkStart w:id="526" w:name="_Toc521481428"/>
      <w:bookmarkStart w:id="527" w:name="_Toc521481818"/>
      <w:bookmarkStart w:id="528" w:name="_Toc521482208"/>
      <w:bookmarkStart w:id="529" w:name="_Toc521482598"/>
      <w:bookmarkStart w:id="530" w:name="_Toc521482988"/>
      <w:bookmarkStart w:id="531" w:name="_Toc521483377"/>
      <w:bookmarkStart w:id="532" w:name="_Toc518384329"/>
      <w:bookmarkStart w:id="533" w:name="_Toc518392219"/>
      <w:bookmarkStart w:id="534" w:name="_Toc518641518"/>
      <w:bookmarkStart w:id="535" w:name="_Toc518641883"/>
      <w:bookmarkStart w:id="536" w:name="_Toc521420771"/>
      <w:bookmarkStart w:id="537" w:name="_Toc521421161"/>
      <w:bookmarkStart w:id="538" w:name="_Toc521421551"/>
      <w:bookmarkStart w:id="539" w:name="_Toc521481429"/>
      <w:bookmarkStart w:id="540" w:name="_Toc521481819"/>
      <w:bookmarkStart w:id="541" w:name="_Toc521482209"/>
      <w:bookmarkStart w:id="542" w:name="_Toc521482599"/>
      <w:bookmarkStart w:id="543" w:name="_Toc521482989"/>
      <w:bookmarkStart w:id="544" w:name="_Toc521483378"/>
      <w:bookmarkStart w:id="545" w:name="_Toc518384330"/>
      <w:bookmarkStart w:id="546" w:name="_Toc518392220"/>
      <w:bookmarkStart w:id="547" w:name="_Toc518641519"/>
      <w:bookmarkStart w:id="548" w:name="_Toc518641884"/>
      <w:bookmarkStart w:id="549" w:name="_Toc521420772"/>
      <w:bookmarkStart w:id="550" w:name="_Toc521421162"/>
      <w:bookmarkStart w:id="551" w:name="_Toc521421552"/>
      <w:bookmarkStart w:id="552" w:name="_Toc521481430"/>
      <w:bookmarkStart w:id="553" w:name="_Toc521481820"/>
      <w:bookmarkStart w:id="554" w:name="_Toc521482210"/>
      <w:bookmarkStart w:id="555" w:name="_Toc521482600"/>
      <w:bookmarkStart w:id="556" w:name="_Toc521482990"/>
      <w:bookmarkStart w:id="557" w:name="_Toc521483379"/>
      <w:bookmarkStart w:id="558" w:name="_Toc518384331"/>
      <w:bookmarkStart w:id="559" w:name="_Toc518392221"/>
      <w:bookmarkStart w:id="560" w:name="_Toc518641520"/>
      <w:bookmarkStart w:id="561" w:name="_Toc518641885"/>
      <w:bookmarkStart w:id="562" w:name="_Toc521420773"/>
      <w:bookmarkStart w:id="563" w:name="_Toc521421163"/>
      <w:bookmarkStart w:id="564" w:name="_Toc521421553"/>
      <w:bookmarkStart w:id="565" w:name="_Toc521481431"/>
      <w:bookmarkStart w:id="566" w:name="_Toc521481821"/>
      <w:bookmarkStart w:id="567" w:name="_Toc521482211"/>
      <w:bookmarkStart w:id="568" w:name="_Toc521482601"/>
      <w:bookmarkStart w:id="569" w:name="_Toc521482991"/>
      <w:bookmarkStart w:id="570" w:name="_Toc521483380"/>
      <w:bookmarkStart w:id="571" w:name="_Toc518384332"/>
      <w:bookmarkStart w:id="572" w:name="_Toc518392222"/>
      <w:bookmarkStart w:id="573" w:name="_Toc518641521"/>
      <w:bookmarkStart w:id="574" w:name="_Toc518641886"/>
      <w:bookmarkStart w:id="575" w:name="_Toc521420774"/>
      <w:bookmarkStart w:id="576" w:name="_Toc521421164"/>
      <w:bookmarkStart w:id="577" w:name="_Toc521421554"/>
      <w:bookmarkStart w:id="578" w:name="_Toc521481432"/>
      <w:bookmarkStart w:id="579" w:name="_Toc521481822"/>
      <w:bookmarkStart w:id="580" w:name="_Toc521482212"/>
      <w:bookmarkStart w:id="581" w:name="_Toc521482602"/>
      <w:bookmarkStart w:id="582" w:name="_Toc521482992"/>
      <w:bookmarkStart w:id="583" w:name="_Toc521483381"/>
      <w:bookmarkStart w:id="584" w:name="_Toc518384333"/>
      <w:bookmarkStart w:id="585" w:name="_Toc518392223"/>
      <w:bookmarkStart w:id="586" w:name="_Toc518641522"/>
      <w:bookmarkStart w:id="587" w:name="_Toc518641887"/>
      <w:bookmarkStart w:id="588" w:name="_Toc521420775"/>
      <w:bookmarkStart w:id="589" w:name="_Toc521421165"/>
      <w:bookmarkStart w:id="590" w:name="_Toc521421555"/>
      <w:bookmarkStart w:id="591" w:name="_Toc521481433"/>
      <w:bookmarkStart w:id="592" w:name="_Toc521481823"/>
      <w:bookmarkStart w:id="593" w:name="_Toc521482213"/>
      <w:bookmarkStart w:id="594" w:name="_Toc521482603"/>
      <w:bookmarkStart w:id="595" w:name="_Toc521482993"/>
      <w:bookmarkStart w:id="596" w:name="_Toc521483382"/>
      <w:bookmarkStart w:id="597" w:name="_Toc521483383"/>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r>
        <w:t>Throughout the life of the contract, it may be necessary for the environmental specifications to be altered, adjusted and/or changed to comply with governmental requirements and to keep current with evolving scientific testing and knowledge. By bidding on this contract all vendors acknowledge this potential need and are attesting that they will be willing to work with the Commonwealth.</w:t>
      </w:r>
    </w:p>
    <w:p w14:paraId="35B92B69" w14:textId="77777777" w:rsidR="009F5ED0" w:rsidRDefault="003D1366">
      <w:pPr>
        <w:pStyle w:val="Heading1"/>
      </w:pPr>
      <w:bookmarkStart w:id="598" w:name="_Toc213418063"/>
      <w:bookmarkStart w:id="599" w:name="_Toc215743146"/>
      <w:bookmarkStart w:id="600" w:name="_Toc218847608"/>
      <w:r>
        <w:t>Compensation Structure/Pricing</w:t>
      </w:r>
      <w:bookmarkEnd w:id="597"/>
      <w:bookmarkEnd w:id="598"/>
      <w:bookmarkEnd w:id="599"/>
      <w:bookmarkEnd w:id="600"/>
      <w:r>
        <w:t xml:space="preserve"> </w:t>
      </w:r>
    </w:p>
    <w:p w14:paraId="1BC33A75" w14:textId="0DA8237B" w:rsidR="009F5ED0" w:rsidRDefault="5A8A5075">
      <w:pPr>
        <w:pStyle w:val="HeadText2"/>
      </w:pPr>
      <w:r>
        <w:t>Compensation will be based solely on the pricing submitted by the Bidder and accepted by the SST. Pricing must be submitted for all goods and services to be provided on this  Contract. Pricing will be published on COMMBUYS. Depending on the Category being bid, Bidders must enter pricing using Attachment A: Bidder Response Questionnaire.</w:t>
      </w:r>
    </w:p>
    <w:p w14:paraId="2BA64FC8" w14:textId="77777777" w:rsidR="009F5ED0" w:rsidRDefault="003D1366">
      <w:pPr>
        <w:pStyle w:val="Heading2"/>
      </w:pPr>
      <w:bookmarkStart w:id="601" w:name="_Toc213418064"/>
      <w:bookmarkStart w:id="602" w:name="_Toc215743147"/>
      <w:bookmarkStart w:id="603" w:name="_Toc218847609"/>
      <w:r>
        <w:t>Commodities</w:t>
      </w:r>
      <w:bookmarkEnd w:id="601"/>
      <w:bookmarkEnd w:id="602"/>
      <w:bookmarkEnd w:id="603"/>
    </w:p>
    <w:p w14:paraId="4ED90353" w14:textId="77777777" w:rsidR="009F5ED0" w:rsidRDefault="003D1366" w:rsidP="009370D6">
      <w:pPr>
        <w:pStyle w:val="Heading3"/>
      </w:pPr>
      <w:bookmarkStart w:id="604" w:name="_Toc218847610"/>
      <w:r>
        <w:t>Fixed Cost-Plus or Cost-Minus Percentages</w:t>
      </w:r>
      <w:bookmarkEnd w:id="604"/>
    </w:p>
    <w:p w14:paraId="76615E5E" w14:textId="3AF05864" w:rsidR="009F5ED0" w:rsidRDefault="003D1366">
      <w:pPr>
        <w:pStyle w:val="HeadText5"/>
      </w:pPr>
      <w:r>
        <w:t xml:space="preserve">The cost-plus percentage is applied to what the Bidder pays to the Software Publisher or Software Distributor for the software at the time of purchase, that is, the invoice amount.   For example, the Software Reseller is invoiced $1000.  With a 2% markup, cost to </w:t>
      </w:r>
      <w:r w:rsidR="5648A532">
        <w:t>EOTSS</w:t>
      </w:r>
      <w:r>
        <w:t xml:space="preserve"> would be 102% of $1000, or $1020.  The cost-plus percentages bid will NOT increase over the life of the Contract.</w:t>
      </w:r>
    </w:p>
    <w:p w14:paraId="106E267A" w14:textId="317BBC56" w:rsidR="009F5ED0" w:rsidRDefault="003D1366">
      <w:pPr>
        <w:pStyle w:val="HeadText5"/>
      </w:pPr>
      <w:r>
        <w:t xml:space="preserve">Using the above example, a markdown of 2% would result in a cost to </w:t>
      </w:r>
      <w:r w:rsidR="4B8AFCDB">
        <w:t>EOTSS</w:t>
      </w:r>
      <w:r>
        <w:t xml:space="preserve"> of 98% of $1000, or $980.  The cost-minus percentages bid will NOT decrease over the life of the Contract.</w:t>
      </w:r>
    </w:p>
    <w:p w14:paraId="6CC6C034" w14:textId="77777777" w:rsidR="009F5ED0" w:rsidRDefault="003D1366">
      <w:pPr>
        <w:pStyle w:val="HeadText5"/>
      </w:pPr>
      <w:r>
        <w:t>Cost-plus percentages are “Not to exceed” percentages, and Cost-minus percentages may be increased.  That is, more favorable pricing may be offered during the life of the Contract.</w:t>
      </w:r>
    </w:p>
    <w:p w14:paraId="1FC87956" w14:textId="77777777" w:rsidR="009F5ED0" w:rsidRDefault="003D1366">
      <w:pPr>
        <w:pStyle w:val="HeadText5"/>
      </w:pPr>
      <w:r>
        <w:t>The markup or markdown bid for software will also apply to maintenance, subscriptions, SaaS agreements, and other services provided relative to the software.</w:t>
      </w:r>
    </w:p>
    <w:p w14:paraId="64B85F47" w14:textId="77777777" w:rsidR="009F5ED0" w:rsidRDefault="003D1366" w:rsidP="00E25B61">
      <w:pPr>
        <w:pStyle w:val="Heading3"/>
      </w:pPr>
      <w:bookmarkStart w:id="605" w:name="_Toc218847611"/>
      <w:r>
        <w:t>Commuting Expenses</w:t>
      </w:r>
      <w:bookmarkEnd w:id="605"/>
    </w:p>
    <w:p w14:paraId="102C122B" w14:textId="77777777" w:rsidR="009F5ED0" w:rsidRDefault="003D1366">
      <w:pPr>
        <w:pStyle w:val="HeadText4"/>
      </w:pPr>
      <w:r>
        <w:t>Commuting expenses will not be reimbursed.</w:t>
      </w:r>
    </w:p>
    <w:p w14:paraId="05C1BA44" w14:textId="77777777" w:rsidR="009F5ED0" w:rsidRDefault="003D1366" w:rsidP="00C01116">
      <w:pPr>
        <w:pStyle w:val="Heading2"/>
      </w:pPr>
      <w:bookmarkStart w:id="606" w:name="_Toc218847612"/>
      <w:r>
        <w:lastRenderedPageBreak/>
        <w:t>Standard Business Expenses</w:t>
      </w:r>
      <w:bookmarkEnd w:id="606"/>
    </w:p>
    <w:p w14:paraId="6A563F14" w14:textId="25575A79" w:rsidR="00814422" w:rsidRPr="00D82A08" w:rsidRDefault="00D82A08" w:rsidP="00D82A08">
      <w:pPr>
        <w:pStyle w:val="Heading3"/>
        <w:numPr>
          <w:ilvl w:val="0"/>
          <w:numId w:val="0"/>
        </w:numPr>
        <w:ind w:left="720" w:hanging="720"/>
        <w:rPr>
          <w:b w:val="0"/>
          <w:bCs w:val="0"/>
        </w:rPr>
      </w:pPr>
      <w:bookmarkStart w:id="607" w:name="_Toc218847613"/>
      <w:r>
        <w:tab/>
      </w:r>
      <w:r w:rsidR="003D1366" w:rsidRPr="00D82A08">
        <w:rPr>
          <w:b w:val="0"/>
          <w:bCs w:val="0"/>
        </w:rPr>
        <w:t xml:space="preserve">Standard Business Expenses may be allowed with prior written authorization from </w:t>
      </w:r>
      <w:r w:rsidR="40A8E968" w:rsidRPr="00D82A08">
        <w:rPr>
          <w:b w:val="0"/>
          <w:bCs w:val="0"/>
        </w:rPr>
        <w:t>EOTSS</w:t>
      </w:r>
      <w:r w:rsidR="003D1366" w:rsidRPr="00D82A08">
        <w:rPr>
          <w:b w:val="0"/>
          <w:bCs w:val="0"/>
        </w:rPr>
        <w:t>. For Massachusetts, the amount will not be more than that allowed for Commonwealth of Massachusetts employees. (</w:t>
      </w:r>
      <w:hyperlink r:id="rId31">
        <w:r w:rsidR="68FD04E8" w:rsidRPr="00D82A08">
          <w:rPr>
            <w:rStyle w:val="Hyperlink"/>
            <w:b w:val="0"/>
            <w:bCs w:val="0"/>
          </w:rPr>
          <w:t>www.mass.gov/hrd</w:t>
        </w:r>
      </w:hyperlink>
      <w:r w:rsidR="76AF2216" w:rsidRPr="00D82A08">
        <w:rPr>
          <w:b w:val="0"/>
          <w:bCs w:val="0"/>
        </w:rPr>
        <w:t xml:space="preserve"> - search for the term “Red Book”).</w:t>
      </w:r>
      <w:bookmarkStart w:id="608" w:name="_Toc518384336"/>
      <w:bookmarkStart w:id="609" w:name="_Toc518392226"/>
      <w:bookmarkStart w:id="610" w:name="_Toc518641525"/>
      <w:bookmarkStart w:id="611" w:name="_Toc518641890"/>
      <w:bookmarkStart w:id="612" w:name="_Toc521420778"/>
      <w:bookmarkStart w:id="613" w:name="_Toc521421168"/>
      <w:bookmarkStart w:id="614" w:name="_Toc521421558"/>
      <w:bookmarkStart w:id="615" w:name="_Toc521481436"/>
      <w:bookmarkStart w:id="616" w:name="_Toc521481826"/>
      <w:bookmarkStart w:id="617" w:name="_Toc521482216"/>
      <w:bookmarkStart w:id="618" w:name="_Toc521482606"/>
      <w:bookmarkStart w:id="619" w:name="_Toc521482996"/>
      <w:bookmarkStart w:id="620" w:name="_Toc521483385"/>
      <w:bookmarkStart w:id="621" w:name="_Toc518384337"/>
      <w:bookmarkStart w:id="622" w:name="_Toc518392227"/>
      <w:bookmarkStart w:id="623" w:name="_Toc518641526"/>
      <w:bookmarkStart w:id="624" w:name="_Toc518641891"/>
      <w:bookmarkStart w:id="625" w:name="_Toc521420779"/>
      <w:bookmarkStart w:id="626" w:name="_Toc521421169"/>
      <w:bookmarkStart w:id="627" w:name="_Toc521421559"/>
      <w:bookmarkStart w:id="628" w:name="_Toc521481437"/>
      <w:bookmarkStart w:id="629" w:name="_Toc521481827"/>
      <w:bookmarkStart w:id="630" w:name="_Toc521482217"/>
      <w:bookmarkStart w:id="631" w:name="_Toc521482607"/>
      <w:bookmarkStart w:id="632" w:name="_Toc521482997"/>
      <w:bookmarkStart w:id="633" w:name="_Toc521483386"/>
      <w:bookmarkStart w:id="634" w:name="_Toc518384338"/>
      <w:bookmarkStart w:id="635" w:name="_Toc518392228"/>
      <w:bookmarkStart w:id="636" w:name="_Toc518641527"/>
      <w:bookmarkStart w:id="637" w:name="_Toc518641892"/>
      <w:bookmarkStart w:id="638" w:name="_Toc521420780"/>
      <w:bookmarkStart w:id="639" w:name="_Toc521421170"/>
      <w:bookmarkStart w:id="640" w:name="_Toc521421560"/>
      <w:bookmarkStart w:id="641" w:name="_Toc521481438"/>
      <w:bookmarkStart w:id="642" w:name="_Toc521481828"/>
      <w:bookmarkStart w:id="643" w:name="_Toc521482218"/>
      <w:bookmarkStart w:id="644" w:name="_Toc521482608"/>
      <w:bookmarkStart w:id="645" w:name="_Toc521482998"/>
      <w:bookmarkStart w:id="646" w:name="_Toc521483387"/>
      <w:bookmarkStart w:id="647" w:name="_Toc521483388"/>
      <w:bookmarkStart w:id="648" w:name="_Toc213418070"/>
      <w:bookmarkStart w:id="649" w:name="_Toc215743153"/>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r w:rsidR="00956A31" w:rsidRPr="00D82A08">
        <w:rPr>
          <w:b w:val="0"/>
          <w:bCs w:val="0"/>
        </w:rPr>
        <w:t xml:space="preserve"> </w:t>
      </w:r>
    </w:p>
    <w:p w14:paraId="2E522B94" w14:textId="77777777" w:rsidR="004E7576" w:rsidRDefault="004E7576" w:rsidP="004E7576">
      <w:pPr>
        <w:pStyle w:val="Heading3"/>
        <w:numPr>
          <w:ilvl w:val="0"/>
          <w:numId w:val="0"/>
        </w:numPr>
        <w:ind w:left="2520"/>
      </w:pPr>
    </w:p>
    <w:p w14:paraId="28CF1E37" w14:textId="0E583E2F" w:rsidR="009F5ED0" w:rsidRDefault="003D1366" w:rsidP="00C01116">
      <w:pPr>
        <w:pStyle w:val="Heading2"/>
      </w:pPr>
      <w:bookmarkStart w:id="650" w:name="_Toc218847614"/>
      <w:r>
        <w:t>Prompt Pay Discount</w:t>
      </w:r>
      <w:bookmarkEnd w:id="647"/>
      <w:bookmarkEnd w:id="648"/>
      <w:bookmarkEnd w:id="649"/>
      <w:bookmarkEnd w:id="650"/>
    </w:p>
    <w:p w14:paraId="2CC6DD74" w14:textId="77777777" w:rsidR="009F5ED0" w:rsidRDefault="003D1366">
      <w:pPr>
        <w:pStyle w:val="HeadText3"/>
      </w:pPr>
      <w:r>
        <w:t>All Bidders must agree to offer discounts through participation in the Commonwealth Prompt Payment Discount (PPD) initiative for receiving early and/or on-time payments, unless the Bidder can provide compelling proof that it would be unduly burdensome.</w:t>
      </w:r>
    </w:p>
    <w:p w14:paraId="642A6AD4" w14:textId="77777777" w:rsidR="009F5ED0" w:rsidRDefault="003D1366">
      <w:pPr>
        <w:pStyle w:val="HeadText3"/>
      </w:pPr>
      <w:r>
        <w:t>Bidders must submit agreeable terms on the Prompt Payment Discount Form, included on the Bid, unless otherwise specified by the SST. The SST will review, negotiate, or reject the offering as deemed in the best interest of the Commonwealth.</w:t>
      </w:r>
    </w:p>
    <w:p w14:paraId="4A512FFD" w14:textId="77777777" w:rsidR="009F5ED0" w:rsidRDefault="003D1366">
      <w:pPr>
        <w:pStyle w:val="HeadText3"/>
      </w:pPr>
      <w:r>
        <w:t>The requirement to offer a PPD may be waived by the SST on a case-by-case basis if participation in the program would be unduly burdensome on the Bidder. If a Bidder is claiming that this requirement is a hardship or unduly burdensome, the specific reason must be documented in the Bidder’s Quote.</w:t>
      </w:r>
    </w:p>
    <w:p w14:paraId="27AAE91C" w14:textId="77777777" w:rsidR="009F5ED0" w:rsidRDefault="003D1366">
      <w:pPr>
        <w:pStyle w:val="Heading2"/>
      </w:pPr>
      <w:bookmarkStart w:id="651" w:name="_Toc213418071"/>
      <w:bookmarkStart w:id="652" w:name="_Toc215743154"/>
      <w:bookmarkStart w:id="653" w:name="_Toc218847615"/>
      <w:r>
        <w:t>Shipping and Delivery</w:t>
      </w:r>
      <w:bookmarkEnd w:id="651"/>
      <w:bookmarkEnd w:id="652"/>
      <w:bookmarkEnd w:id="653"/>
    </w:p>
    <w:p w14:paraId="62BD95BC" w14:textId="77777777" w:rsidR="009F5ED0" w:rsidRDefault="003D1366">
      <w:pPr>
        <w:pStyle w:val="Heading3"/>
      </w:pPr>
      <w:bookmarkStart w:id="654" w:name="_Toc213418072"/>
      <w:bookmarkStart w:id="655" w:name="_Toc215743155"/>
      <w:bookmarkStart w:id="656" w:name="_Toc218847616"/>
      <w:r>
        <w:t>Shipping Charges</w:t>
      </w:r>
      <w:bookmarkEnd w:id="654"/>
      <w:bookmarkEnd w:id="655"/>
      <w:bookmarkEnd w:id="656"/>
    </w:p>
    <w:p w14:paraId="1E2640D7" w14:textId="17E061F8" w:rsidR="009F5ED0" w:rsidRDefault="003D1366">
      <w:pPr>
        <w:pStyle w:val="HeadText4"/>
      </w:pPr>
      <w:r>
        <w:t xml:space="preserve">All items covered under this Contract are exempt from shipping charges, FOB destination, unless </w:t>
      </w:r>
      <w:r w:rsidR="595DF80C">
        <w:t>EOTSS</w:t>
      </w:r>
      <w:r>
        <w:t xml:space="preserve"> has ordered expedited shipment and has submitted an order including related charges, which may not exceed the cost of delivery by the carrier. Otherwise, shipping charges may not be included on any invoice.</w:t>
      </w:r>
    </w:p>
    <w:p w14:paraId="3C922F07" w14:textId="77777777" w:rsidR="009F5ED0" w:rsidRDefault="003D1366">
      <w:pPr>
        <w:pStyle w:val="Heading3"/>
      </w:pPr>
      <w:bookmarkStart w:id="657" w:name="_Toc213418073"/>
      <w:bookmarkStart w:id="658" w:name="_Toc215743156"/>
      <w:bookmarkStart w:id="659" w:name="_Toc218847617"/>
      <w:r>
        <w:t>Delivery Timeframe – Shipping Items</w:t>
      </w:r>
      <w:bookmarkEnd w:id="657"/>
      <w:bookmarkEnd w:id="658"/>
      <w:bookmarkEnd w:id="659"/>
    </w:p>
    <w:p w14:paraId="4F22FEDA" w14:textId="77777777" w:rsidR="009F5ED0" w:rsidRDefault="003D1366">
      <w:pPr>
        <w:pStyle w:val="HeadText4"/>
      </w:pPr>
      <w:r>
        <w:t>For goods delivered physically, the Software Publisher shall provide delivery within a maximum of ten business days after receipt of a valid order, unless:</w:t>
      </w:r>
    </w:p>
    <w:p w14:paraId="0C97CCD6" w14:textId="77777777" w:rsidR="009F5ED0" w:rsidRDefault="003D1366" w:rsidP="00C53AE0">
      <w:pPr>
        <w:pStyle w:val="ListParagraph"/>
        <w:numPr>
          <w:ilvl w:val="0"/>
          <w:numId w:val="14"/>
        </w:numPr>
      </w:pPr>
      <w:r>
        <w:t>Item has been discontinued by software publisher or is not yet available</w:t>
      </w:r>
    </w:p>
    <w:p w14:paraId="3699E6D7" w14:textId="77777777" w:rsidR="009F5ED0" w:rsidRDefault="003D1366" w:rsidP="00C53AE0">
      <w:pPr>
        <w:pStyle w:val="ListParagraph"/>
        <w:numPr>
          <w:ilvl w:val="0"/>
          <w:numId w:val="14"/>
        </w:numPr>
      </w:pPr>
      <w:r>
        <w:t xml:space="preserve">Item is out of stock or delayed by distributor </w:t>
      </w:r>
    </w:p>
    <w:p w14:paraId="49398951" w14:textId="77777777" w:rsidR="009F5ED0" w:rsidRDefault="003D1366" w:rsidP="00C53AE0">
      <w:pPr>
        <w:pStyle w:val="ListParagraph"/>
        <w:numPr>
          <w:ilvl w:val="0"/>
          <w:numId w:val="14"/>
        </w:numPr>
      </w:pPr>
      <w:r>
        <w:t>Extreme weather conditions or disasters or other causes factually beyond the Bidder’s control and without their fault or negligence impede the Bidder’s business operations.</w:t>
      </w:r>
    </w:p>
    <w:p w14:paraId="3F55BFA5" w14:textId="77777777" w:rsidR="009F5ED0" w:rsidRDefault="009F5ED0">
      <w:pPr>
        <w:pStyle w:val="HeadText4"/>
        <w:ind w:left="1440"/>
      </w:pPr>
    </w:p>
    <w:p w14:paraId="57A5E0E6" w14:textId="7DFC3EBC" w:rsidR="009F5ED0" w:rsidRDefault="003D1366">
      <w:pPr>
        <w:pStyle w:val="HeadText4"/>
        <w:ind w:left="1440"/>
      </w:pPr>
      <w:r>
        <w:t xml:space="preserve">A shorter guaranteed delivery time is </w:t>
      </w:r>
      <w:r w:rsidR="00D82A08">
        <w:t>d</w:t>
      </w:r>
      <w:r>
        <w:t>esirable.</w:t>
      </w:r>
    </w:p>
    <w:p w14:paraId="11B1CE18" w14:textId="77777777" w:rsidR="009F5ED0" w:rsidRDefault="003D1366">
      <w:pPr>
        <w:pStyle w:val="Heading3"/>
      </w:pPr>
      <w:bookmarkStart w:id="660" w:name="_Toc213418074"/>
      <w:bookmarkStart w:id="661" w:name="_Toc215743157"/>
      <w:bookmarkStart w:id="662" w:name="_Toc218847618"/>
      <w:r>
        <w:t>Delivery Timeframe – Electronic Delivery</w:t>
      </w:r>
      <w:bookmarkEnd w:id="660"/>
      <w:bookmarkEnd w:id="661"/>
      <w:bookmarkEnd w:id="662"/>
    </w:p>
    <w:p w14:paraId="6D3C2FD4" w14:textId="77777777" w:rsidR="009F5ED0" w:rsidRDefault="003D1366">
      <w:pPr>
        <w:pStyle w:val="HeadText4"/>
      </w:pPr>
      <w:r>
        <w:t>For goods delivered electronically, the Software Publisher shall provide delivery within a maximum of three business days after receipt of a valid order, unless:</w:t>
      </w:r>
    </w:p>
    <w:p w14:paraId="3903D24D" w14:textId="77777777" w:rsidR="009F5ED0" w:rsidRDefault="003D1366" w:rsidP="00C53AE0">
      <w:pPr>
        <w:pStyle w:val="ListParagraph"/>
        <w:numPr>
          <w:ilvl w:val="0"/>
          <w:numId w:val="15"/>
        </w:numPr>
      </w:pPr>
      <w:r>
        <w:t>Item has been discontinued by software publisher or is not yet available</w:t>
      </w:r>
    </w:p>
    <w:p w14:paraId="62A7983B" w14:textId="77777777" w:rsidR="009F5ED0" w:rsidRDefault="003D1366" w:rsidP="00C53AE0">
      <w:pPr>
        <w:pStyle w:val="ListParagraph"/>
        <w:numPr>
          <w:ilvl w:val="0"/>
          <w:numId w:val="15"/>
        </w:numPr>
      </w:pPr>
      <w:r>
        <w:t>Item is out of stock or delayed by distributor or software publisher</w:t>
      </w:r>
    </w:p>
    <w:p w14:paraId="5287FB7B" w14:textId="77777777" w:rsidR="009F5ED0" w:rsidRDefault="003D1366" w:rsidP="00C53AE0">
      <w:pPr>
        <w:pStyle w:val="ListParagraph"/>
        <w:numPr>
          <w:ilvl w:val="0"/>
          <w:numId w:val="15"/>
        </w:numPr>
      </w:pPr>
      <w:r>
        <w:t>Extreme weather conditions or disasters or other causes factually beyond the Bidder’s control and without their fault or negligence impede the Bidder’s business operations.</w:t>
      </w:r>
    </w:p>
    <w:p w14:paraId="45C774AD" w14:textId="77777777" w:rsidR="009F5ED0" w:rsidRDefault="009F5ED0">
      <w:pPr>
        <w:pStyle w:val="HeadText4"/>
      </w:pPr>
    </w:p>
    <w:p w14:paraId="0FD3E645" w14:textId="161B1F4B" w:rsidR="009F5ED0" w:rsidRDefault="003D1366">
      <w:pPr>
        <w:pStyle w:val="HeadText4"/>
      </w:pPr>
      <w:r>
        <w:t xml:space="preserve">A shorter guaranteed delivery time is </w:t>
      </w:r>
      <w:r w:rsidR="6A475CFA">
        <w:t>d</w:t>
      </w:r>
      <w:r>
        <w:t>esirable.</w:t>
      </w:r>
    </w:p>
    <w:p w14:paraId="4F359B3D" w14:textId="77777777" w:rsidR="009F5ED0" w:rsidRDefault="003D1366">
      <w:pPr>
        <w:pStyle w:val="Heading3"/>
      </w:pPr>
      <w:bookmarkStart w:id="663" w:name="_Toc213418075"/>
      <w:bookmarkStart w:id="664" w:name="_Toc215743158"/>
      <w:bookmarkStart w:id="665" w:name="_Toc218847619"/>
      <w:r>
        <w:t>Delivery Locations</w:t>
      </w:r>
      <w:bookmarkEnd w:id="663"/>
      <w:bookmarkEnd w:id="664"/>
      <w:bookmarkEnd w:id="665"/>
    </w:p>
    <w:p w14:paraId="56915983" w14:textId="6AFB17ED" w:rsidR="009F5ED0" w:rsidRDefault="003D1366">
      <w:pPr>
        <w:pStyle w:val="HeadText4"/>
      </w:pPr>
      <w:r>
        <w:t xml:space="preserve">The Software Reseller shall deliver or drop ship software to any location as mutually agreed upon by </w:t>
      </w:r>
      <w:r w:rsidR="55DAEA9D">
        <w:t>EOTSS</w:t>
      </w:r>
      <w:r>
        <w:t xml:space="preserve"> and Reseller, including original equipment manufacturers (OEMs) or hardware resellers holding </w:t>
      </w:r>
      <w:r w:rsidR="00D82A08">
        <w:t>c</w:t>
      </w:r>
      <w:r>
        <w:t xml:space="preserve">ontracts, so that the software can be configured and installed on hardware systems for delivery to </w:t>
      </w:r>
      <w:r w:rsidR="00350C86">
        <w:t>EOTSS</w:t>
      </w:r>
      <w:r>
        <w:t>.</w:t>
      </w:r>
    </w:p>
    <w:p w14:paraId="2123D514" w14:textId="77777777" w:rsidR="009F5ED0" w:rsidRDefault="003D1366">
      <w:pPr>
        <w:pStyle w:val="Heading3"/>
      </w:pPr>
      <w:bookmarkStart w:id="666" w:name="_Toc213418076"/>
      <w:bookmarkStart w:id="667" w:name="_Toc215743159"/>
      <w:bookmarkStart w:id="668" w:name="_Toc218847620"/>
      <w:r>
        <w:t>Incorrect Product Deliveries / Defective Products</w:t>
      </w:r>
      <w:bookmarkEnd w:id="666"/>
      <w:bookmarkEnd w:id="667"/>
      <w:bookmarkEnd w:id="668"/>
    </w:p>
    <w:p w14:paraId="76B2159D" w14:textId="77777777" w:rsidR="009F5ED0" w:rsidRDefault="003D1366">
      <w:pPr>
        <w:pStyle w:val="HeadText4"/>
      </w:pPr>
      <w:r>
        <w:t>If the software is defective, or if the incorrect product was delivered, the Software Reseller shall accept returns.  The Software Reseller shall be responsible for return shipping and packaging costs and for restocking charges if applicable.</w:t>
      </w:r>
    </w:p>
    <w:p w14:paraId="28F40E77" w14:textId="7F948D39" w:rsidR="009F5ED0" w:rsidRDefault="003D1366">
      <w:pPr>
        <w:pStyle w:val="HeadText4"/>
      </w:pPr>
      <w:r>
        <w:t xml:space="preserve">The Software Reseller shall replace any defective or incorrectly delivered media by overnight delivery at the Software Reseller’s expense if requested by </w:t>
      </w:r>
      <w:r w:rsidR="55DAEA9D">
        <w:t>EOTSS</w:t>
      </w:r>
      <w:r>
        <w:t>.</w:t>
      </w:r>
    </w:p>
    <w:p w14:paraId="35DBAA65" w14:textId="77777777" w:rsidR="009F5ED0" w:rsidRDefault="003D1366">
      <w:pPr>
        <w:pStyle w:val="HeadText4"/>
      </w:pPr>
      <w:r>
        <w:lastRenderedPageBreak/>
        <w:t>Bidders must indicate in their Response if they routinely track returned merchandise authorizations (RMA) and if so, if the reason for the RMA is also captured and reportable.</w:t>
      </w:r>
    </w:p>
    <w:p w14:paraId="4724C340" w14:textId="77777777" w:rsidR="009F5ED0" w:rsidRDefault="003D1366">
      <w:pPr>
        <w:pStyle w:val="Heading3"/>
      </w:pPr>
      <w:bookmarkStart w:id="669" w:name="_Toc213418077"/>
      <w:bookmarkStart w:id="670" w:name="_Toc215743160"/>
      <w:bookmarkStart w:id="671" w:name="_Toc218847621"/>
      <w:r>
        <w:t>Software Delivered via Download</w:t>
      </w:r>
      <w:bookmarkEnd w:id="669"/>
      <w:bookmarkEnd w:id="670"/>
      <w:bookmarkEnd w:id="671"/>
    </w:p>
    <w:p w14:paraId="686350EE" w14:textId="2E5D3D6D" w:rsidR="009F5ED0" w:rsidRDefault="003D1366">
      <w:pPr>
        <w:pStyle w:val="HeadText4"/>
      </w:pPr>
      <w:r>
        <w:t xml:space="preserve">If </w:t>
      </w:r>
      <w:r w:rsidR="60F0539C">
        <w:t>EOTSS</w:t>
      </w:r>
      <w:r>
        <w:t xml:space="preserve"> encounters difficulty in downloading or installing the software, the Software Reseller shall provide or arrange for provision of assistance to </w:t>
      </w:r>
      <w:r w:rsidR="41E51A8C">
        <w:t>EOTSS</w:t>
      </w:r>
      <w:r>
        <w:t xml:space="preserve"> within 8 business hours of being informed of the problem.  This requirement is limited to services that a software reseller would normally be expected to provide, rather than assistance with a complex installation.  Examples of such services would include assistance in navigating the download process, replacement of non-functioning product keys, and similar activities.</w:t>
      </w:r>
    </w:p>
    <w:p w14:paraId="45249CC4" w14:textId="4A0A49FA" w:rsidR="009F5ED0" w:rsidRDefault="003D1366">
      <w:pPr>
        <w:pStyle w:val="HeadText4"/>
      </w:pPr>
      <w:r>
        <w:t xml:space="preserve">The Software Reseller shall provide, if requested by </w:t>
      </w:r>
      <w:r w:rsidR="41E51A8C">
        <w:t>EOTSS</w:t>
      </w:r>
      <w:r>
        <w:t xml:space="preserve"> during the order process, download information, including keys if applicable, to a party other than the individual placing the order (the “end user”).  The individual placing the order will supply contact information for the end user.</w:t>
      </w:r>
    </w:p>
    <w:p w14:paraId="289EF108" w14:textId="5A7442D0" w:rsidR="009F5ED0" w:rsidRPr="00E15BD3" w:rsidRDefault="003D1366">
      <w:pPr>
        <w:pStyle w:val="HeadText4"/>
      </w:pPr>
      <w:r w:rsidRPr="00E15BD3">
        <w:t xml:space="preserve"> </w:t>
      </w:r>
      <w:r w:rsidRPr="00433A21">
        <w:rPr>
          <w:rFonts w:eastAsia="Arial" w:cs="Arial"/>
          <w:highlight w:val="white"/>
        </w:rPr>
        <w:t>Bidders are advised to review Section 1.</w:t>
      </w:r>
      <w:r w:rsidR="00350C86">
        <w:rPr>
          <w:rFonts w:eastAsia="Arial" w:cs="Arial"/>
          <w:highlight w:val="white"/>
        </w:rPr>
        <w:t>2</w:t>
      </w:r>
      <w:r w:rsidRPr="00433A21">
        <w:rPr>
          <w:rFonts w:eastAsia="Arial" w:cs="Arial"/>
          <w:highlight w:val="white"/>
        </w:rPr>
        <w:t xml:space="preserve"> (Order of Precedence) for terms regarding click-through agreements</w:t>
      </w:r>
    </w:p>
    <w:p w14:paraId="7094475F" w14:textId="77777777" w:rsidR="009F5ED0" w:rsidRDefault="003D1366">
      <w:pPr>
        <w:pStyle w:val="Heading1"/>
        <w:ind w:left="810" w:hanging="810"/>
      </w:pPr>
      <w:bookmarkStart w:id="672" w:name="_Toc518384342"/>
      <w:bookmarkStart w:id="673" w:name="_Toc518392232"/>
      <w:bookmarkStart w:id="674" w:name="_Toc518641531"/>
      <w:bookmarkStart w:id="675" w:name="_Toc518641896"/>
      <w:bookmarkStart w:id="676" w:name="_Toc521420784"/>
      <w:bookmarkStart w:id="677" w:name="_Toc521421174"/>
      <w:bookmarkStart w:id="678" w:name="_Toc521421564"/>
      <w:bookmarkStart w:id="679" w:name="_Toc521481442"/>
      <w:bookmarkStart w:id="680" w:name="_Toc521481832"/>
      <w:bookmarkStart w:id="681" w:name="_Toc521482222"/>
      <w:bookmarkStart w:id="682" w:name="_Toc521482612"/>
      <w:bookmarkStart w:id="683" w:name="_Toc521483002"/>
      <w:bookmarkStart w:id="684" w:name="_Toc521483391"/>
      <w:bookmarkStart w:id="685" w:name="_Toc518384343"/>
      <w:bookmarkStart w:id="686" w:name="_Toc518392233"/>
      <w:bookmarkStart w:id="687" w:name="_Toc518641532"/>
      <w:bookmarkStart w:id="688" w:name="_Toc518641897"/>
      <w:bookmarkStart w:id="689" w:name="_Toc521420785"/>
      <w:bookmarkStart w:id="690" w:name="_Toc521421175"/>
      <w:bookmarkStart w:id="691" w:name="_Toc521421565"/>
      <w:bookmarkStart w:id="692" w:name="_Toc521481443"/>
      <w:bookmarkStart w:id="693" w:name="_Toc521481833"/>
      <w:bookmarkStart w:id="694" w:name="_Toc521482223"/>
      <w:bookmarkStart w:id="695" w:name="_Toc521482613"/>
      <w:bookmarkStart w:id="696" w:name="_Toc521483003"/>
      <w:bookmarkStart w:id="697" w:name="_Toc521483392"/>
      <w:bookmarkStart w:id="698" w:name="_Toc518384344"/>
      <w:bookmarkStart w:id="699" w:name="_Toc518392234"/>
      <w:bookmarkStart w:id="700" w:name="_Toc518641533"/>
      <w:bookmarkStart w:id="701" w:name="_Toc518641898"/>
      <w:bookmarkStart w:id="702" w:name="_Toc521420786"/>
      <w:bookmarkStart w:id="703" w:name="_Toc521421176"/>
      <w:bookmarkStart w:id="704" w:name="_Toc521421566"/>
      <w:bookmarkStart w:id="705" w:name="_Toc521481444"/>
      <w:bookmarkStart w:id="706" w:name="_Toc521481834"/>
      <w:bookmarkStart w:id="707" w:name="_Toc521482224"/>
      <w:bookmarkStart w:id="708" w:name="_Toc521482614"/>
      <w:bookmarkStart w:id="709" w:name="_Toc521483004"/>
      <w:bookmarkStart w:id="710" w:name="_Toc521483393"/>
      <w:bookmarkStart w:id="711" w:name="_Toc518384345"/>
      <w:bookmarkStart w:id="712" w:name="_Toc518392235"/>
      <w:bookmarkStart w:id="713" w:name="_Toc518641534"/>
      <w:bookmarkStart w:id="714" w:name="_Toc518641899"/>
      <w:bookmarkStart w:id="715" w:name="_Toc521420787"/>
      <w:bookmarkStart w:id="716" w:name="_Toc521421177"/>
      <w:bookmarkStart w:id="717" w:name="_Toc521421567"/>
      <w:bookmarkStart w:id="718" w:name="_Toc521481445"/>
      <w:bookmarkStart w:id="719" w:name="_Toc521481835"/>
      <w:bookmarkStart w:id="720" w:name="_Toc521482225"/>
      <w:bookmarkStart w:id="721" w:name="_Toc521482615"/>
      <w:bookmarkStart w:id="722" w:name="_Toc521483005"/>
      <w:bookmarkStart w:id="723" w:name="_Toc521483394"/>
      <w:bookmarkStart w:id="724" w:name="_Toc518384346"/>
      <w:bookmarkStart w:id="725" w:name="_Toc518392236"/>
      <w:bookmarkStart w:id="726" w:name="_Toc518641535"/>
      <w:bookmarkStart w:id="727" w:name="_Toc518641900"/>
      <w:bookmarkStart w:id="728" w:name="_Toc521420788"/>
      <w:bookmarkStart w:id="729" w:name="_Toc521421178"/>
      <w:bookmarkStart w:id="730" w:name="_Toc521421568"/>
      <w:bookmarkStart w:id="731" w:name="_Toc521481446"/>
      <w:bookmarkStart w:id="732" w:name="_Toc521481836"/>
      <w:bookmarkStart w:id="733" w:name="_Toc521482226"/>
      <w:bookmarkStart w:id="734" w:name="_Toc521482616"/>
      <w:bookmarkStart w:id="735" w:name="_Toc521483006"/>
      <w:bookmarkStart w:id="736" w:name="_Toc521483395"/>
      <w:bookmarkStart w:id="737" w:name="_Toc518384347"/>
      <w:bookmarkStart w:id="738" w:name="_Toc518392237"/>
      <w:bookmarkStart w:id="739" w:name="_Toc518641536"/>
      <w:bookmarkStart w:id="740" w:name="_Toc518641901"/>
      <w:bookmarkStart w:id="741" w:name="_Toc521420789"/>
      <w:bookmarkStart w:id="742" w:name="_Toc521421179"/>
      <w:bookmarkStart w:id="743" w:name="_Toc521421569"/>
      <w:bookmarkStart w:id="744" w:name="_Toc521481447"/>
      <w:bookmarkStart w:id="745" w:name="_Toc521481837"/>
      <w:bookmarkStart w:id="746" w:name="_Toc521482227"/>
      <w:bookmarkStart w:id="747" w:name="_Toc521482617"/>
      <w:bookmarkStart w:id="748" w:name="_Toc521483007"/>
      <w:bookmarkStart w:id="749" w:name="_Toc521483396"/>
      <w:bookmarkStart w:id="750" w:name="_Toc518384348"/>
      <w:bookmarkStart w:id="751" w:name="_Toc518392238"/>
      <w:bookmarkStart w:id="752" w:name="_Toc518641537"/>
      <w:bookmarkStart w:id="753" w:name="_Toc518641902"/>
      <w:bookmarkStart w:id="754" w:name="_Toc521420790"/>
      <w:bookmarkStart w:id="755" w:name="_Toc521421180"/>
      <w:bookmarkStart w:id="756" w:name="_Toc521421570"/>
      <w:bookmarkStart w:id="757" w:name="_Toc521481448"/>
      <w:bookmarkStart w:id="758" w:name="_Toc521481838"/>
      <w:bookmarkStart w:id="759" w:name="_Toc521482228"/>
      <w:bookmarkStart w:id="760" w:name="_Toc521482618"/>
      <w:bookmarkStart w:id="761" w:name="_Toc521483008"/>
      <w:bookmarkStart w:id="762" w:name="_Toc521483397"/>
      <w:bookmarkStart w:id="763" w:name="_Toc518384349"/>
      <w:bookmarkStart w:id="764" w:name="_Toc518392239"/>
      <w:bookmarkStart w:id="765" w:name="_Toc518641538"/>
      <w:bookmarkStart w:id="766" w:name="_Toc518641903"/>
      <w:bookmarkStart w:id="767" w:name="_Toc521420791"/>
      <w:bookmarkStart w:id="768" w:name="_Toc521421181"/>
      <w:bookmarkStart w:id="769" w:name="_Toc521421571"/>
      <w:bookmarkStart w:id="770" w:name="_Toc521481449"/>
      <w:bookmarkStart w:id="771" w:name="_Toc521481839"/>
      <w:bookmarkStart w:id="772" w:name="_Toc521482229"/>
      <w:bookmarkStart w:id="773" w:name="_Toc521482619"/>
      <w:bookmarkStart w:id="774" w:name="_Toc521483009"/>
      <w:bookmarkStart w:id="775" w:name="_Toc521483398"/>
      <w:bookmarkStart w:id="776" w:name="_SUPPLIER_DIVERSITY_PLAN"/>
      <w:bookmarkStart w:id="777" w:name="_Toc213418079"/>
      <w:bookmarkStart w:id="778" w:name="_Toc215743162"/>
      <w:bookmarkStart w:id="779" w:name="_Toc218847622"/>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r>
        <w:t>SUPPLIER DIVERSITY PLAN (SDP)</w:t>
      </w:r>
      <w:bookmarkEnd w:id="777"/>
      <w:bookmarkEnd w:id="778"/>
      <w:bookmarkEnd w:id="779"/>
    </w:p>
    <w:p w14:paraId="0382FAFB" w14:textId="77777777" w:rsidR="009F5ED0" w:rsidRDefault="003D1366">
      <w:pPr>
        <w:pStyle w:val="Heading2"/>
      </w:pPr>
      <w:bookmarkStart w:id="780" w:name="_Toc213418080"/>
      <w:bookmarkStart w:id="781" w:name="_Toc215743163"/>
      <w:bookmarkStart w:id="782" w:name="_Toc218847623"/>
      <w:r>
        <w:t>Program Background</w:t>
      </w:r>
      <w:bookmarkEnd w:id="780"/>
      <w:bookmarkEnd w:id="781"/>
      <w:bookmarkEnd w:id="782"/>
    </w:p>
    <w:p w14:paraId="52E31F36" w14:textId="77777777" w:rsidR="009F5ED0" w:rsidRDefault="003D1366">
      <w:pPr>
        <w:pStyle w:val="HeadText2"/>
      </w:pPr>
      <w:r>
        <w:t xml:space="preserve">Pursuant to, </w:t>
      </w:r>
      <w:hyperlink r:id="rId32" w:history="1">
        <w:r w:rsidR="009F5ED0">
          <w:rPr>
            <w:rStyle w:val="Hyperlink"/>
          </w:rPr>
          <w:t>Executive Order 599</w:t>
        </w:r>
      </w:hyperlink>
      <w:r>
        <w:t xml:space="preserve"> the Commonwealth’s </w:t>
      </w:r>
      <w:hyperlink r:id="rId33" w:history="1">
        <w:r w:rsidR="009F5ED0">
          <w:rPr>
            <w:rStyle w:val="Hyperlink"/>
          </w:rPr>
          <w:t>Supplier Diversity Program</w:t>
        </w:r>
      </w:hyperlink>
      <w:r>
        <w:t xml:space="preserve"> (SDP) promotes business-to-business relationships between awarded Contractors and diverse businesses and non-profit organizations (“SDP Partners”) certified or recognized by the </w:t>
      </w:r>
      <w:hyperlink r:id="rId34" w:history="1">
        <w:r w:rsidR="009F5ED0">
          <w:rPr>
            <w:rStyle w:val="Hyperlink"/>
          </w:rPr>
          <w:t>Supplier Diversity Office</w:t>
        </w:r>
      </w:hyperlink>
      <w:r>
        <w:t xml:space="preserve"> (SDO). </w:t>
      </w:r>
    </w:p>
    <w:p w14:paraId="6E314503" w14:textId="77777777" w:rsidR="009F5ED0" w:rsidRDefault="003D1366">
      <w:pPr>
        <w:pStyle w:val="HeadText2"/>
      </w:pPr>
      <w:r>
        <w:t xml:space="preserve">All Bidders and Contractors are strongly encouraged to create a profile on the SDO’s </w:t>
      </w:r>
      <w:hyperlink r:id="rId35" w:history="1">
        <w:r w:rsidR="009F5ED0">
          <w:rPr>
            <w:rStyle w:val="Hyperlink"/>
          </w:rPr>
          <w:t>Supplier Diversity Hub</w:t>
        </w:r>
      </w:hyperlink>
      <w:r>
        <w:t xml:space="preserve"> to access the Commonwealth’s supplier diversity resources and tools.</w:t>
      </w:r>
    </w:p>
    <w:p w14:paraId="73318198" w14:textId="77777777" w:rsidR="009F5ED0" w:rsidRDefault="003D1366">
      <w:pPr>
        <w:pStyle w:val="Heading2"/>
      </w:pPr>
      <w:bookmarkStart w:id="783" w:name="_Toc213418081"/>
      <w:bookmarkStart w:id="784" w:name="_Toc215743164"/>
      <w:bookmarkStart w:id="785" w:name="_Toc218847624"/>
      <w:r>
        <w:t>Financial Commitment Requirements</w:t>
      </w:r>
      <w:bookmarkEnd w:id="783"/>
      <w:bookmarkEnd w:id="784"/>
      <w:bookmarkEnd w:id="785"/>
    </w:p>
    <w:p w14:paraId="4D4587A6" w14:textId="77777777" w:rsidR="009F5ED0" w:rsidRDefault="003D1366">
      <w:pPr>
        <w:pStyle w:val="HeadText1"/>
      </w:pPr>
      <w:r>
        <w:t xml:space="preserve">All Bidders responding to this solicitation are required to make a meaningful financial commitment (“SDP Commitment”) to partnering with one or more SDO-certified or recognized diverse business enterprise or non-profit organization. This SDP Commitment must be expressed as a percentage of any contract sales resulting from this solicitation that would be spent with the SDP Partner(s). </w:t>
      </w:r>
    </w:p>
    <w:p w14:paraId="7F71C6A4" w14:textId="77777777" w:rsidR="009F5ED0" w:rsidRDefault="003D1366">
      <w:pPr>
        <w:pStyle w:val="HeadText1"/>
      </w:pPr>
      <w:r>
        <w:t>After contract award (if any), the Total SDP Commitment shall become a contractual requirement to be met annually on a Massachusetts fiscal year basis (July 1 – June 30) for the duration of the contract. The minimum total SDP Commitment acceptable in responses to this solicitation shall be 1%. Bidders shall be awarded additional evaluation points for higher SDP Commitments.</w:t>
      </w:r>
    </w:p>
    <w:p w14:paraId="4ADE6B87" w14:textId="77777777" w:rsidR="009F5ED0" w:rsidRDefault="003D1366">
      <w:pPr>
        <w:pStyle w:val="HeadText1"/>
      </w:pPr>
      <w:r>
        <w:t xml:space="preserve">No contract shall be awarded to a Bidder without an SDP Commitment that meets the requirements stated herein. This requirement extends to </w:t>
      </w:r>
      <w:r>
        <w:rPr>
          <w:b/>
          <w:bCs/>
        </w:rPr>
        <w:t>all</w:t>
      </w:r>
      <w:r>
        <w:t xml:space="preserve"> Bidders regardless of their own supplier diversity certification. </w:t>
      </w:r>
    </w:p>
    <w:p w14:paraId="51CFEDE3" w14:textId="77777777" w:rsidR="009F5ED0" w:rsidRDefault="003D1366">
      <w:pPr>
        <w:pStyle w:val="Heading2"/>
      </w:pPr>
      <w:bookmarkStart w:id="786" w:name="_Toc213418082"/>
      <w:bookmarkStart w:id="787" w:name="_Toc215743165"/>
      <w:bookmarkStart w:id="788" w:name="_Toc218847625"/>
      <w:r>
        <w:t>Eligible SDP Partner Certification Categories</w:t>
      </w:r>
      <w:bookmarkEnd w:id="786"/>
      <w:bookmarkEnd w:id="787"/>
      <w:bookmarkEnd w:id="788"/>
    </w:p>
    <w:p w14:paraId="30E6011F" w14:textId="77777777" w:rsidR="009F5ED0" w:rsidRDefault="003D1366">
      <w:pPr>
        <w:pStyle w:val="HeadText2"/>
      </w:pPr>
      <w:r>
        <w:t xml:space="preserve">SDP Partners must be business enterprises and/or non-profit organizations certified or recognized by the SDO in one or more of the following certification categories: </w:t>
      </w:r>
    </w:p>
    <w:p w14:paraId="02C5CC12" w14:textId="77777777" w:rsidR="009F5ED0" w:rsidRDefault="003D1366" w:rsidP="00C53AE0">
      <w:pPr>
        <w:pStyle w:val="HeadText2"/>
        <w:numPr>
          <w:ilvl w:val="0"/>
          <w:numId w:val="6"/>
        </w:numPr>
        <w:spacing w:after="0"/>
      </w:pPr>
      <w:r>
        <w:t>Minority-Owned Business Enterprise (MBE)</w:t>
      </w:r>
    </w:p>
    <w:p w14:paraId="79327ECA" w14:textId="77777777" w:rsidR="009F5ED0" w:rsidRDefault="003D1366" w:rsidP="00C53AE0">
      <w:pPr>
        <w:pStyle w:val="HeadText2"/>
        <w:numPr>
          <w:ilvl w:val="0"/>
          <w:numId w:val="6"/>
        </w:numPr>
        <w:spacing w:after="0"/>
      </w:pPr>
      <w:r>
        <w:t>Minority Non-Profit Organization (M/NPO)</w:t>
      </w:r>
    </w:p>
    <w:p w14:paraId="21370AB1" w14:textId="77777777" w:rsidR="009F5ED0" w:rsidRDefault="003D1366" w:rsidP="00C53AE0">
      <w:pPr>
        <w:pStyle w:val="HeadText2"/>
        <w:numPr>
          <w:ilvl w:val="0"/>
          <w:numId w:val="6"/>
        </w:numPr>
        <w:spacing w:after="0"/>
      </w:pPr>
      <w:r>
        <w:t>Women-Owned Business Enterprise (WBE)</w:t>
      </w:r>
    </w:p>
    <w:p w14:paraId="57A1E3B8" w14:textId="77777777" w:rsidR="009F5ED0" w:rsidRDefault="003D1366" w:rsidP="00C53AE0">
      <w:pPr>
        <w:pStyle w:val="HeadText2"/>
        <w:numPr>
          <w:ilvl w:val="0"/>
          <w:numId w:val="6"/>
        </w:numPr>
        <w:spacing w:after="0"/>
      </w:pPr>
      <w:r>
        <w:t>Women Non-Profit Organization (W/NPO)</w:t>
      </w:r>
    </w:p>
    <w:p w14:paraId="78A9E541" w14:textId="77777777" w:rsidR="009F5ED0" w:rsidRDefault="003D1366" w:rsidP="00C53AE0">
      <w:pPr>
        <w:pStyle w:val="HeadText2"/>
        <w:numPr>
          <w:ilvl w:val="0"/>
          <w:numId w:val="6"/>
        </w:numPr>
        <w:spacing w:after="0"/>
      </w:pPr>
      <w:r>
        <w:t>Veteran-Owned Business Enterprise (VBE)</w:t>
      </w:r>
    </w:p>
    <w:p w14:paraId="28CCDF88" w14:textId="77777777" w:rsidR="009F5ED0" w:rsidRDefault="003D1366" w:rsidP="00C53AE0">
      <w:pPr>
        <w:pStyle w:val="HeadText2"/>
        <w:numPr>
          <w:ilvl w:val="0"/>
          <w:numId w:val="6"/>
        </w:numPr>
        <w:spacing w:after="0"/>
      </w:pPr>
      <w:r>
        <w:t>Service-Disabled Veteran-Owned Business Enterprise (SDVOBE)</w:t>
      </w:r>
    </w:p>
    <w:p w14:paraId="56A8340E" w14:textId="77777777" w:rsidR="009F5ED0" w:rsidRDefault="003D1366" w:rsidP="00C53AE0">
      <w:pPr>
        <w:pStyle w:val="HeadText2"/>
        <w:numPr>
          <w:ilvl w:val="0"/>
          <w:numId w:val="6"/>
        </w:numPr>
        <w:spacing w:after="0"/>
      </w:pPr>
      <w:r>
        <w:t>Disability-Owned Business Enterprise (DOBE)</w:t>
      </w:r>
    </w:p>
    <w:p w14:paraId="0DE1DA26" w14:textId="77777777" w:rsidR="009F5ED0" w:rsidRDefault="003D1366" w:rsidP="00C53AE0">
      <w:pPr>
        <w:pStyle w:val="HeadText2"/>
        <w:numPr>
          <w:ilvl w:val="0"/>
          <w:numId w:val="6"/>
        </w:numPr>
        <w:spacing w:after="0"/>
      </w:pPr>
      <w:r>
        <w:t>Lesbian, Gay, Bisexual, and Transgender Business Enterprise (LBGTBE)</w:t>
      </w:r>
    </w:p>
    <w:p w14:paraId="2C7AAE36" w14:textId="77777777" w:rsidR="009F5ED0" w:rsidRDefault="003D1366">
      <w:pPr>
        <w:pStyle w:val="Heading2"/>
      </w:pPr>
      <w:bookmarkStart w:id="789" w:name="_Toc213418083"/>
      <w:bookmarkStart w:id="790" w:name="_Toc215743166"/>
      <w:bookmarkStart w:id="791" w:name="_Toc218847626"/>
      <w:r>
        <w:t>Eligible Types of Business-to-Business Relationships</w:t>
      </w:r>
      <w:bookmarkEnd w:id="789"/>
      <w:bookmarkEnd w:id="790"/>
      <w:bookmarkEnd w:id="791"/>
    </w:p>
    <w:p w14:paraId="797A0F40" w14:textId="77777777" w:rsidR="009F5ED0" w:rsidRDefault="003D1366">
      <w:pPr>
        <w:pStyle w:val="HeadText2"/>
      </w:pPr>
      <w:r>
        <w:t>Bidders and Contractors may engage SDP Partners as follows:</w:t>
      </w:r>
    </w:p>
    <w:p w14:paraId="5AA80EF2" w14:textId="77777777" w:rsidR="009F5ED0" w:rsidRDefault="003D1366" w:rsidP="00C53AE0">
      <w:pPr>
        <w:pStyle w:val="HeadText2"/>
        <w:numPr>
          <w:ilvl w:val="0"/>
          <w:numId w:val="7"/>
        </w:numPr>
      </w:pPr>
      <w:r>
        <w:rPr>
          <w:b/>
          <w:bCs/>
        </w:rPr>
        <w:t>Subcontracting</w:t>
      </w:r>
      <w:r>
        <w:t xml:space="preserve">, defined as a partnership in which the SDP partner is involved in the provision of products and/or services to the Commonwealth. </w:t>
      </w:r>
    </w:p>
    <w:p w14:paraId="7C524E20" w14:textId="77777777" w:rsidR="009F5ED0" w:rsidRDefault="003D1366" w:rsidP="00C53AE0">
      <w:pPr>
        <w:pStyle w:val="HeadText2"/>
        <w:numPr>
          <w:ilvl w:val="0"/>
          <w:numId w:val="7"/>
        </w:numPr>
      </w:pPr>
      <w:r>
        <w:rPr>
          <w:b/>
          <w:bCs/>
        </w:rPr>
        <w:lastRenderedPageBreak/>
        <w:t>Ancillary Products and Services</w:t>
      </w:r>
      <w:r>
        <w:t xml:space="preserve">, defined as a business relationship in which the SDP partner provides products or services that are not directly related to the Contractor’s contract with the Commonwealth but may be related to the Contractor’s own operational </w:t>
      </w:r>
      <w:r>
        <w:rPr>
          <w:rFonts w:asciiTheme="minorBidi" w:hAnsiTheme="minorBidi" w:cstheme="minorBidi"/>
        </w:rPr>
        <w:t>needs. These may include but are not limited to the following examples: professional services (e.g., IT, legal, advertising, HR, accounting etc.), maintenance services (e.g., cleaning, landscaping, tradespersons services, etc.), office expenses (e.g., office supplies, furniture, IT supplies, etc.).  Anything declared as a business expense in which a certified vendor is used would qualify.</w:t>
      </w:r>
    </w:p>
    <w:p w14:paraId="7C8C1742" w14:textId="77777777" w:rsidR="009F5ED0" w:rsidRDefault="003D1366">
      <w:pPr>
        <w:pStyle w:val="HeadText2"/>
        <w:rPr>
          <w:b/>
          <w:bCs/>
        </w:rPr>
      </w:pPr>
      <w:r>
        <w:t xml:space="preserve">Other types of business-to-business relationships are not acceptable under this contract. If subcontracting is proposed, it must meet all the subcontracting provisions (if any) listed in this RFR. </w:t>
      </w:r>
    </w:p>
    <w:p w14:paraId="25654613" w14:textId="77777777" w:rsidR="009F5ED0" w:rsidRDefault="003D1366">
      <w:pPr>
        <w:pStyle w:val="Heading2"/>
      </w:pPr>
      <w:bookmarkStart w:id="792" w:name="_Toc213418084"/>
      <w:bookmarkStart w:id="793" w:name="_Toc215743167"/>
      <w:bookmarkStart w:id="794" w:name="_Toc218847627"/>
      <w:r>
        <w:t>Program Flexibility</w:t>
      </w:r>
      <w:bookmarkEnd w:id="792"/>
      <w:bookmarkEnd w:id="793"/>
      <w:bookmarkEnd w:id="794"/>
    </w:p>
    <w:p w14:paraId="393E0D8F" w14:textId="77777777" w:rsidR="009F5ED0" w:rsidRDefault="003D1366">
      <w:pPr>
        <w:pStyle w:val="HeadText2"/>
      </w:pPr>
      <w:r>
        <w:t>The SDP encompasses the following provisions to support Bidders in establishing and maintaining sustainable business-to-business relationships meeting their needs:</w:t>
      </w:r>
    </w:p>
    <w:p w14:paraId="1C9B0BCE" w14:textId="77777777" w:rsidR="009F5ED0" w:rsidRDefault="003D1366" w:rsidP="00C53AE0">
      <w:pPr>
        <w:pStyle w:val="HeadText2"/>
        <w:numPr>
          <w:ilvl w:val="0"/>
          <w:numId w:val="8"/>
        </w:numPr>
      </w:pPr>
      <w:r>
        <w:t xml:space="preserve">SDP Partners are </w:t>
      </w:r>
      <w:r>
        <w:rPr>
          <w:b/>
          <w:bCs/>
        </w:rPr>
        <w:t>not</w:t>
      </w:r>
      <w:r>
        <w:t xml:space="preserve"> required to be subcontractors.</w:t>
      </w:r>
    </w:p>
    <w:p w14:paraId="0320A40C" w14:textId="77777777" w:rsidR="009F5ED0" w:rsidRDefault="003D1366" w:rsidP="00C53AE0">
      <w:pPr>
        <w:pStyle w:val="HeadText2"/>
        <w:numPr>
          <w:ilvl w:val="0"/>
          <w:numId w:val="8"/>
        </w:numPr>
      </w:pPr>
      <w:r>
        <w:t xml:space="preserve">SDP Partners are </w:t>
      </w:r>
      <w:r>
        <w:rPr>
          <w:b/>
          <w:bCs/>
        </w:rPr>
        <w:t>not</w:t>
      </w:r>
      <w:r>
        <w:t xml:space="preserve"> required to be Massachusetts-based businesses.</w:t>
      </w:r>
    </w:p>
    <w:p w14:paraId="16421B68" w14:textId="77777777" w:rsidR="009F5ED0" w:rsidRDefault="003D1366" w:rsidP="00C53AE0">
      <w:pPr>
        <w:pStyle w:val="HeadText2"/>
        <w:numPr>
          <w:ilvl w:val="0"/>
          <w:numId w:val="8"/>
        </w:numPr>
        <w:rPr>
          <w:b/>
          <w:bCs/>
        </w:rPr>
      </w:pPr>
      <w:r>
        <w:t xml:space="preserve">SDP Partners </w:t>
      </w:r>
      <w:r>
        <w:rPr>
          <w:b/>
          <w:bCs/>
        </w:rPr>
        <w:t>may be changed or added</w:t>
      </w:r>
      <w:r>
        <w:t xml:space="preserve"> during the term of the contract if the Contractor continues to meet its SDP Commitment.</w:t>
      </w:r>
    </w:p>
    <w:p w14:paraId="01221D5C" w14:textId="77777777" w:rsidR="009F5ED0" w:rsidRDefault="003D1366">
      <w:pPr>
        <w:pStyle w:val="Heading2"/>
      </w:pPr>
      <w:bookmarkStart w:id="795" w:name="_Toc213418085"/>
      <w:bookmarkStart w:id="796" w:name="_Toc215743168"/>
      <w:bookmarkStart w:id="797" w:name="_Toc218847628"/>
      <w:r>
        <w:t>SDP Plan Form Requirements</w:t>
      </w:r>
      <w:bookmarkEnd w:id="795"/>
      <w:bookmarkEnd w:id="796"/>
      <w:bookmarkEnd w:id="797"/>
    </w:p>
    <w:p w14:paraId="14CCFBDC" w14:textId="77777777" w:rsidR="009F5ED0" w:rsidRDefault="003D1366">
      <w:pPr>
        <w:pStyle w:val="HeadText2"/>
      </w:pPr>
      <w:r>
        <w:rPr>
          <w:b/>
          <w:bCs/>
        </w:rPr>
        <w:t>All</w:t>
      </w:r>
      <w:r>
        <w:t xml:space="preserve"> Bidders must complete the SDP Plan Form included in this solicitation and attach it to their bid response. In addition to proposing an SDP Commitment, each Bidder must propose one or more SDP Partner(s) to utilize to meet its SDP Commitment. Certified diverse Bidders may not list their own companies, or their subsidiaries or affiliates, as SDP Partners and may not meet their SDP Commitment by spending funds internally or with their own subsidiaries or affiliates.</w:t>
      </w:r>
    </w:p>
    <w:p w14:paraId="16E6EB8F" w14:textId="77777777" w:rsidR="009F5ED0" w:rsidRDefault="003D1366">
      <w:pPr>
        <w:pStyle w:val="HeadText2"/>
      </w:pPr>
      <w:r>
        <w:t>Bidders may propose SDP Partners that are:</w:t>
      </w:r>
    </w:p>
    <w:p w14:paraId="33E79A9D" w14:textId="77777777" w:rsidR="009F5ED0" w:rsidRDefault="003D1366" w:rsidP="00C53AE0">
      <w:pPr>
        <w:pStyle w:val="HeadText2"/>
        <w:numPr>
          <w:ilvl w:val="0"/>
          <w:numId w:val="9"/>
        </w:numPr>
      </w:pPr>
      <w:r>
        <w:rPr>
          <w:b/>
          <w:bCs/>
        </w:rPr>
        <w:t>Certified or recognized by the SDO:</w:t>
      </w:r>
      <w:r>
        <w:t xml:space="preserve"> Such partners appear in the </w:t>
      </w:r>
      <w:hyperlink r:id="rId36" w:history="1">
        <w:r w:rsidR="009F5ED0">
          <w:rPr>
            <w:rStyle w:val="Hyperlink"/>
          </w:rPr>
          <w:t>SDO Directory of Certified Businesses</w:t>
        </w:r>
      </w:hyperlink>
      <w:r>
        <w:t xml:space="preserve"> or in the </w:t>
      </w:r>
      <w:hyperlink r:id="rId37" w:history="1">
        <w:r w:rsidR="009F5ED0">
          <w:rPr>
            <w:rStyle w:val="Hyperlink"/>
          </w:rPr>
          <w:t>Veteran Small Business Certification (VetCert)</w:t>
        </w:r>
      </w:hyperlink>
      <w:r>
        <w:t xml:space="preserve"> directory. After contract award (if any), spending with such partners will contribute to meeting the Contractor’s SDP Commitment.</w:t>
      </w:r>
    </w:p>
    <w:p w14:paraId="57234A12" w14:textId="77777777" w:rsidR="009F5ED0" w:rsidRDefault="003D1366" w:rsidP="00C53AE0">
      <w:pPr>
        <w:pStyle w:val="ListParagraph"/>
        <w:numPr>
          <w:ilvl w:val="0"/>
          <w:numId w:val="9"/>
        </w:numPr>
      </w:pPr>
      <w:r>
        <w:rPr>
          <w:b/>
          <w:bCs/>
          <w:spacing w:val="0"/>
        </w:rPr>
        <w:t>Certified by one of SDO’s recognized third-party certification bodies but not yet listed in the SDO Directory of Certified Businesses:</w:t>
      </w:r>
      <w:r>
        <w:rPr>
          <w:spacing w:val="0"/>
        </w:rPr>
        <w:t xml:space="preserve"> Such partners must be certified in eligible categories by one of SDO’s recognized third-party certification bodies, which include the </w:t>
      </w:r>
      <w:hyperlink r:id="rId38" w:anchor="get-your-business-certified" w:history="1">
        <w:r w:rsidR="009F5ED0">
          <w:rPr>
            <w:rStyle w:val="Hyperlink"/>
            <w:spacing w:val="0"/>
          </w:rPr>
          <w:t>City of Boston</w:t>
        </w:r>
      </w:hyperlink>
      <w:r>
        <w:rPr>
          <w:spacing w:val="0"/>
        </w:rPr>
        <w:t xml:space="preserve">, </w:t>
      </w:r>
      <w:hyperlink r:id="rId39" w:history="1">
        <w:r w:rsidR="009F5ED0">
          <w:rPr>
            <w:rStyle w:val="Hyperlink"/>
            <w:spacing w:val="0"/>
          </w:rPr>
          <w:t>the Greater New England Minority Supplier Development Council (GNEMSDC)</w:t>
        </w:r>
      </w:hyperlink>
      <w:r>
        <w:rPr>
          <w:spacing w:val="0"/>
        </w:rPr>
        <w:t xml:space="preserve">, </w:t>
      </w:r>
      <w:hyperlink r:id="rId40" w:history="1">
        <w:r w:rsidR="009F5ED0">
          <w:rPr>
            <w:rStyle w:val="Hyperlink"/>
            <w:spacing w:val="0"/>
          </w:rPr>
          <w:t>the Center for Women &amp; Enterprise (CWE)</w:t>
        </w:r>
      </w:hyperlink>
      <w:r>
        <w:rPr>
          <w:spacing w:val="0"/>
        </w:rPr>
        <w:t xml:space="preserve">, </w:t>
      </w:r>
      <w:hyperlink r:id="rId41" w:history="1">
        <w:r w:rsidR="009F5ED0">
          <w:rPr>
            <w:rStyle w:val="Hyperlink"/>
            <w:spacing w:val="0"/>
          </w:rPr>
          <w:t>Disability: IN</w:t>
        </w:r>
      </w:hyperlink>
      <w:r>
        <w:rPr>
          <w:spacing w:val="0"/>
        </w:rPr>
        <w:t xml:space="preserve">,  </w:t>
      </w:r>
      <w:hyperlink r:id="rId42" w:history="1">
        <w:r w:rsidR="009F5ED0">
          <w:rPr>
            <w:rStyle w:val="Hyperlink"/>
            <w:spacing w:val="0"/>
          </w:rPr>
          <w:t>National LGBT Chamber of Commerce (NGLCC)</w:t>
        </w:r>
      </w:hyperlink>
      <w:r>
        <w:rPr>
          <w:spacing w:val="0"/>
        </w:rPr>
        <w:t xml:space="preserve">, or </w:t>
      </w:r>
      <w:hyperlink r:id="rId43" w:history="1">
        <w:r w:rsidR="009F5ED0">
          <w:rPr>
            <w:rStyle w:val="Hyperlink"/>
            <w:spacing w:val="0"/>
          </w:rPr>
          <w:t>the National Veteran Owned Business Association (NaVOBA)</w:t>
        </w:r>
      </w:hyperlink>
      <w:r>
        <w:rPr>
          <w:spacing w:val="0"/>
        </w:rPr>
        <w:t xml:space="preserve"> but have not yet opted to be listed in the SDO Directory of Certified Businesses. In order to opt into SDO’s Directory of Certified Businesses, the SDP partner must follow the applicable expedited instructions on SDO’s Apply for Recognition as a Third-Party Certified Business webpage. Self-certification is not acceptable. While Bidders may list such proposed SDP Partners on their SDP Plans, spending with such partners will not contribute to meeting the Contractor’s SDP Commitment unless they apply for and are granted SDO supplier diversity certification or recognition. If proposed SDP Partners do not receive SDO supplier diversity certification or recognition, the Contractor must find alternative SDP Partners to meet the SDP Commitment.</w:t>
      </w:r>
      <w:r>
        <w:rPr>
          <w:spacing w:val="0"/>
        </w:rPr>
        <w:br/>
      </w:r>
    </w:p>
    <w:p w14:paraId="7FDD6C3D" w14:textId="77777777" w:rsidR="009F5ED0" w:rsidRDefault="003D1366" w:rsidP="00C53AE0">
      <w:pPr>
        <w:pStyle w:val="ListParagraph"/>
        <w:numPr>
          <w:ilvl w:val="0"/>
          <w:numId w:val="9"/>
        </w:numPr>
        <w:rPr>
          <w:spacing w:val="0"/>
        </w:rPr>
      </w:pPr>
      <w:r>
        <w:rPr>
          <w:b/>
          <w:bCs/>
          <w:spacing w:val="0"/>
        </w:rPr>
        <w:t>Not yet certified or recognized by the SDO or one of SDO’s recognized third-party certification bodies</w:t>
      </w:r>
      <w:r>
        <w:rPr>
          <w:spacing w:val="0"/>
        </w:rPr>
        <w:t xml:space="preserve">: Such partners must be certified in eligible categories by other third-party certification bodies that are not yet recognized by the SDO, such as another city or state supplier diversity certification office, the </w:t>
      </w:r>
      <w:hyperlink r:id="rId44" w:history="1">
        <w:r w:rsidR="009F5ED0">
          <w:rPr>
            <w:rStyle w:val="Hyperlink"/>
            <w:spacing w:val="0"/>
          </w:rPr>
          <w:t>National Minority Supplier Development Council</w:t>
        </w:r>
      </w:hyperlink>
      <w:r>
        <w:rPr>
          <w:spacing w:val="0"/>
        </w:rPr>
        <w:t xml:space="preserve">, or the </w:t>
      </w:r>
      <w:hyperlink r:id="rId45" w:history="1">
        <w:r w:rsidR="009F5ED0">
          <w:rPr>
            <w:rStyle w:val="Hyperlink"/>
            <w:spacing w:val="0"/>
          </w:rPr>
          <w:t>Women Business Enterprise National Council</w:t>
        </w:r>
      </w:hyperlink>
      <w:r>
        <w:rPr>
          <w:spacing w:val="0"/>
        </w:rPr>
        <w:t>, but are not listed in the above-mentioned directories. Self-certification is not acceptable. While Bidders may list such proposed SDP Partners on their SDP Plans, spending with such partners will not contribute to meeting the Contractor’s SDP Commitment unless they apply for and are granted SDO supplier diversity certification or recognition. If proposed SDP Partners do not receive SDO supplier diversity certification or recognition, the Contractor must find alternative SDP Partners to meet the SDP Commitment.</w:t>
      </w:r>
    </w:p>
    <w:p w14:paraId="6C8E64A2" w14:textId="77777777" w:rsidR="009F5ED0" w:rsidRDefault="009F5ED0">
      <w:pPr>
        <w:pStyle w:val="ListParagraph"/>
        <w:ind w:left="1368"/>
      </w:pPr>
    </w:p>
    <w:p w14:paraId="2DB77A16" w14:textId="19B1D052" w:rsidR="009F5ED0" w:rsidRDefault="003D1366">
      <w:pPr>
        <w:pStyle w:val="HeadText2"/>
      </w:pPr>
      <w:r>
        <w:t>It is the responsibility of the Contractor to ensure that their proposed SDP Partners obtain such certification or recognition by the SDO after contract award (if any). OSD</w:t>
      </w:r>
      <w:r w:rsidR="0075015A">
        <w:t>, EOTSS,</w:t>
      </w:r>
      <w:r>
        <w:t xml:space="preserve"> and the SDO will not conduct outreach to proposed SDP Partners to ensure their certification. Furthermore, no guarantee may be made that a proposed SDP Partner will be certified, or regarding the time it may take to process a proposed SDP Partner certification. Contractors may direct partners to the SDO’s homepage, </w:t>
      </w:r>
      <w:hyperlink r:id="rId46">
        <w:r w:rsidR="009F5ED0" w:rsidRPr="1020A6FB">
          <w:rPr>
            <w:rStyle w:val="Hyperlink"/>
          </w:rPr>
          <w:t>www.mass.gov/sdo</w:t>
        </w:r>
      </w:hyperlink>
      <w:r>
        <w:t xml:space="preserve"> and the </w:t>
      </w:r>
      <w:hyperlink r:id="rId47">
        <w:r w:rsidR="009F5ED0" w:rsidRPr="1020A6FB">
          <w:rPr>
            <w:rStyle w:val="Hyperlink"/>
          </w:rPr>
          <w:t>Certification Self-Assessment Tool</w:t>
        </w:r>
      </w:hyperlink>
      <w:r>
        <w:t xml:space="preserve"> for guidance on applying for certification.</w:t>
      </w:r>
    </w:p>
    <w:p w14:paraId="72D372BC" w14:textId="77777777" w:rsidR="009F5ED0" w:rsidRDefault="003D1366">
      <w:pPr>
        <w:pStyle w:val="HeadText2"/>
      </w:pPr>
      <w:r>
        <w:t xml:space="preserve">It is </w:t>
      </w:r>
      <w:r>
        <w:rPr>
          <w:b/>
          <w:bCs/>
        </w:rPr>
        <w:t>desirable</w:t>
      </w:r>
      <w:r>
        <w:t xml:space="preserve"> for Bidders to provide a description of supplier diversity businesses practices. Specifically, listing contact information for the individual or unit responsible for establishing and maintaining supplier diversity relationships, and including a written policy for establishing and maintaining supplier diversity relationships. </w:t>
      </w:r>
    </w:p>
    <w:p w14:paraId="34E580D9" w14:textId="77777777" w:rsidR="009F5ED0" w:rsidRDefault="003D1366">
      <w:pPr>
        <w:pStyle w:val="HeadText2"/>
      </w:pPr>
      <w:r>
        <w:t xml:space="preserve">It is also </w:t>
      </w:r>
      <w:r>
        <w:rPr>
          <w:b/>
          <w:bCs/>
        </w:rPr>
        <w:t>desirable</w:t>
      </w:r>
      <w:r>
        <w:t xml:space="preserve"> for Bidders to use the SDP Plan Form to describe additional initiatives (if any) related to engaging, buying from, and/or collaborating with diverse businesses. Such initiatives may include but not be limited to:</w:t>
      </w:r>
    </w:p>
    <w:p w14:paraId="638CC3B2" w14:textId="77777777" w:rsidR="009F5ED0" w:rsidRDefault="003D1366" w:rsidP="00C53AE0">
      <w:pPr>
        <w:pStyle w:val="HeadText2"/>
        <w:numPr>
          <w:ilvl w:val="0"/>
          <w:numId w:val="10"/>
        </w:numPr>
        <w:spacing w:after="0"/>
      </w:pPr>
      <w:r>
        <w:t>Serving as a mentor in a mentor-protégé relationship.</w:t>
      </w:r>
    </w:p>
    <w:p w14:paraId="2A3C6CB7" w14:textId="77777777" w:rsidR="009F5ED0" w:rsidRDefault="003D1366" w:rsidP="00C53AE0">
      <w:pPr>
        <w:pStyle w:val="HeadText2"/>
        <w:numPr>
          <w:ilvl w:val="0"/>
          <w:numId w:val="10"/>
        </w:numPr>
        <w:spacing w:after="0"/>
      </w:pPr>
      <w:r>
        <w:t>Technical and financial assistance provided to diverse businesses.</w:t>
      </w:r>
    </w:p>
    <w:p w14:paraId="6B237548" w14:textId="77777777" w:rsidR="009F5ED0" w:rsidRDefault="003D1366" w:rsidP="00C53AE0">
      <w:pPr>
        <w:pStyle w:val="HeadText2"/>
        <w:numPr>
          <w:ilvl w:val="0"/>
          <w:numId w:val="10"/>
        </w:numPr>
        <w:spacing w:after="0"/>
      </w:pPr>
      <w:r>
        <w:t>Participation in joint ventures between nondiverse and diverse businesses.</w:t>
      </w:r>
    </w:p>
    <w:p w14:paraId="4A572BF7" w14:textId="77777777" w:rsidR="009F5ED0" w:rsidRDefault="003D1366" w:rsidP="00C53AE0">
      <w:pPr>
        <w:pStyle w:val="HeadText2"/>
        <w:numPr>
          <w:ilvl w:val="0"/>
          <w:numId w:val="10"/>
        </w:numPr>
        <w:spacing w:after="0"/>
      </w:pPr>
      <w:r>
        <w:t>Voluntary assistance programs by which nondiverse business employees are loaned to diverse businesses or by which diverse business employees are taken into viable business ventures to acquire training and experience in managing business affairs.</w:t>
      </w:r>
    </w:p>
    <w:p w14:paraId="0D3E7049" w14:textId="77777777" w:rsidR="009F5ED0" w:rsidRDefault="003D1366">
      <w:pPr>
        <w:pStyle w:val="Heading2"/>
      </w:pPr>
      <w:bookmarkStart w:id="798" w:name="_Toc213418086"/>
      <w:bookmarkStart w:id="799" w:name="_Toc215743169"/>
      <w:bookmarkStart w:id="800" w:name="_Toc218847629"/>
      <w:r>
        <w:t>Evaluation of SDP Forms</w:t>
      </w:r>
      <w:bookmarkEnd w:id="798"/>
      <w:bookmarkEnd w:id="799"/>
      <w:bookmarkEnd w:id="800"/>
    </w:p>
    <w:p w14:paraId="2F6653EC" w14:textId="77777777" w:rsidR="009F5ED0" w:rsidRDefault="003D1366">
      <w:pPr>
        <w:pStyle w:val="HeadText2"/>
      </w:pPr>
      <w:r>
        <w:t>To encourage Bidders to develop substantial supplier diversity initiatives and commitments as measures valuable to the Commonwealth, at least 25% of the total available evaluation points for this bid solicitation shall be allocated to the evaluation of the SDP Plan submissions. Because the purpose of the SDP is to promote business-to-business partnerships, the Bidders’ workforce diversity initiatives will not be considered in the evaluation.</w:t>
      </w:r>
    </w:p>
    <w:p w14:paraId="03AE4F71" w14:textId="77777777" w:rsidR="009F5ED0" w:rsidRDefault="003D1366">
      <w:pPr>
        <w:pStyle w:val="Heading2"/>
      </w:pPr>
      <w:bookmarkStart w:id="801" w:name="_Toc213418087"/>
      <w:bookmarkStart w:id="802" w:name="_Toc215743170"/>
      <w:bookmarkStart w:id="803" w:name="_Toc218847630"/>
      <w:r>
        <w:t>SDP Spending Reports and Compliance</w:t>
      </w:r>
      <w:bookmarkEnd w:id="801"/>
      <w:bookmarkEnd w:id="802"/>
      <w:bookmarkEnd w:id="803"/>
    </w:p>
    <w:p w14:paraId="512A5933" w14:textId="1F1320A0" w:rsidR="009F5ED0" w:rsidRDefault="003D1366">
      <w:pPr>
        <w:pStyle w:val="HeadText2"/>
      </w:pPr>
      <w:r>
        <w:t>After contract award, Contractors must submit reports at least annually to demonstrate compliance with the agreed-upon SDP Commitment. To submit SDP spending reports using the Hub, Contractors must first create a profile in the Hub. Once registered, awarded contractors must report information such as, but not limited to, SDO or SDO-recognized SDP partner(s), spend with SDO partner(s), and total contract sales.  Contractors must follow report submission instructions from OSD</w:t>
      </w:r>
      <w:r w:rsidR="0075015A">
        <w:t>, EOTSS,</w:t>
      </w:r>
      <w:r>
        <w:t xml:space="preserve"> and the SDO.</w:t>
      </w:r>
    </w:p>
    <w:p w14:paraId="60ACC760" w14:textId="77777777" w:rsidR="009F5ED0" w:rsidRDefault="003D1366">
      <w:pPr>
        <w:pStyle w:val="HeadText2"/>
      </w:pPr>
      <w:r>
        <w:t xml:space="preserve">Only spending with SDP Partners that appear in the </w:t>
      </w:r>
      <w:hyperlink r:id="rId48" w:history="1">
        <w:r w:rsidR="009F5ED0">
          <w:rPr>
            <w:rStyle w:val="Hyperlink"/>
          </w:rPr>
          <w:t>SDO Directory of Certified Businesses</w:t>
        </w:r>
      </w:hyperlink>
      <w:r>
        <w:t xml:space="preserve"> or in the </w:t>
      </w:r>
      <w:hyperlink r:id="rId49" w:history="1">
        <w:r w:rsidR="009F5ED0">
          <w:rPr>
            <w:rStyle w:val="Hyperlink"/>
          </w:rPr>
          <w:t>SBA Veteran Small Business Certification (VetCert)</w:t>
        </w:r>
      </w:hyperlink>
      <w:r>
        <w:t xml:space="preserve"> directory shall be counted toward a Contractor's compliance with their SDP Commitment. </w:t>
      </w:r>
    </w:p>
    <w:p w14:paraId="5F69A383" w14:textId="77777777" w:rsidR="009F5ED0" w:rsidRDefault="003D1366">
      <w:pPr>
        <w:pStyle w:val="HeadText2"/>
      </w:pPr>
      <w:r>
        <w:t xml:space="preserve">Spending with SDP Partners that do not appear in the directories above shall not be counted towards meeting a Contractor’s SDP Commitment. </w:t>
      </w:r>
    </w:p>
    <w:p w14:paraId="72B2B92B" w14:textId="77777777" w:rsidR="009F5ED0" w:rsidRDefault="003D1366">
      <w:pPr>
        <w:pStyle w:val="HeadText2"/>
      </w:pPr>
      <w:r>
        <w:t xml:space="preserve">It is the responsibility of the Contractor to ensure they meet their SDP Commitment. The SDO and OSD assume no responsibility for any Contractor’s failure to meet its SDP Commitment. </w:t>
      </w:r>
    </w:p>
    <w:p w14:paraId="4D76ABFE" w14:textId="77777777" w:rsidR="009F5ED0" w:rsidRDefault="003D1366">
      <w:pPr>
        <w:pStyle w:val="Heading2"/>
      </w:pPr>
      <w:bookmarkStart w:id="804" w:name="_Toc213418088"/>
      <w:bookmarkStart w:id="805" w:name="_Toc215743171"/>
      <w:bookmarkStart w:id="806" w:name="_Toc218847631"/>
      <w:r>
        <w:t>SDP Spending Verification</w:t>
      </w:r>
      <w:bookmarkEnd w:id="804"/>
      <w:bookmarkEnd w:id="805"/>
      <w:bookmarkEnd w:id="806"/>
    </w:p>
    <w:p w14:paraId="5CB11566" w14:textId="77777777" w:rsidR="009F5ED0" w:rsidRDefault="003D1366">
      <w:pPr>
        <w:pStyle w:val="HeadText2"/>
      </w:pPr>
      <w:r>
        <w:t>The SDO and the contracting department reserve the right to contact SDP Partners at any time to request that they attest to the amounts reported to have been paid to them by the Contractor.</w:t>
      </w:r>
    </w:p>
    <w:p w14:paraId="108EDA00" w14:textId="77777777" w:rsidR="009F5ED0" w:rsidRDefault="003D1366">
      <w:pPr>
        <w:pStyle w:val="Heading2"/>
      </w:pPr>
      <w:bookmarkStart w:id="807" w:name="_Toc213418089"/>
      <w:bookmarkStart w:id="808" w:name="_Toc215743172"/>
      <w:bookmarkStart w:id="809" w:name="_Toc218847632"/>
      <w:r>
        <w:t>Program Resources and Assistance</w:t>
      </w:r>
      <w:bookmarkEnd w:id="807"/>
      <w:bookmarkEnd w:id="808"/>
      <w:bookmarkEnd w:id="809"/>
    </w:p>
    <w:p w14:paraId="534DF3B6" w14:textId="77777777" w:rsidR="009F5ED0" w:rsidRDefault="003D1366">
      <w:pPr>
        <w:pStyle w:val="HeadText2"/>
      </w:pPr>
      <w:r>
        <w:t xml:space="preserve">Contractors seeking assistance in the development of their SDP Plans or identification of potential SDP Partners may visit the SDP webpage, </w:t>
      </w:r>
      <w:hyperlink r:id="rId50" w:history="1">
        <w:r w:rsidR="009F5ED0">
          <w:rPr>
            <w:rStyle w:val="Hyperlink"/>
          </w:rPr>
          <w:t>www.mass.gov/sdp</w:t>
        </w:r>
      </w:hyperlink>
      <w:r>
        <w:t xml:space="preserve">, or contact the SDP Help Desk at </w:t>
      </w:r>
      <w:hyperlink r:id="rId51" w:history="1">
        <w:r w:rsidR="009F5ED0">
          <w:rPr>
            <w:rStyle w:val="Hyperlink"/>
          </w:rPr>
          <w:t>sdp@mass.gov</w:t>
        </w:r>
      </w:hyperlink>
      <w:r>
        <w:t xml:space="preserve">.  </w:t>
      </w:r>
    </w:p>
    <w:p w14:paraId="708B726B" w14:textId="77777777" w:rsidR="009F5ED0" w:rsidRDefault="003D1366">
      <w:pPr>
        <w:pStyle w:val="Heading1"/>
      </w:pPr>
      <w:bookmarkStart w:id="810" w:name="_Toc206594966"/>
      <w:bookmarkStart w:id="811" w:name="_Toc213418090"/>
      <w:bookmarkStart w:id="812" w:name="_Toc215743173"/>
      <w:bookmarkStart w:id="813" w:name="_Toc218847633"/>
      <w:r>
        <w:t>Supplier Diversity Office (SDO) Empowering Abilities in Contracting and Employment (EACE) Program</w:t>
      </w:r>
      <w:bookmarkEnd w:id="810"/>
      <w:bookmarkEnd w:id="811"/>
      <w:bookmarkEnd w:id="812"/>
      <w:bookmarkEnd w:id="813"/>
      <w:r>
        <w:t xml:space="preserve"> </w:t>
      </w:r>
    </w:p>
    <w:p w14:paraId="30B162E4" w14:textId="77777777" w:rsidR="009F5ED0" w:rsidRDefault="003D1366" w:rsidP="00C53AE0">
      <w:pPr>
        <w:pStyle w:val="ListParagraph"/>
        <w:numPr>
          <w:ilvl w:val="0"/>
          <w:numId w:val="19"/>
        </w:numPr>
        <w:tabs>
          <w:tab w:val="num" w:pos="792"/>
        </w:tabs>
      </w:pPr>
      <w:r>
        <w:rPr>
          <w:b/>
          <w:bCs/>
        </w:rPr>
        <w:t xml:space="preserve">Background: </w:t>
      </w:r>
      <w:r>
        <w:t xml:space="preserve">The Bidders awarded contracts as a result of this RFR will be required to participate in </w:t>
      </w:r>
      <w:hyperlink r:id="rId52" w:history="1">
        <w:r w:rsidR="009F5ED0">
          <w:rPr>
            <w:rStyle w:val="Hyperlink"/>
          </w:rPr>
          <w:t>SDO’s Empowering Abilities in Contracting and Employment (EACE) Program</w:t>
        </w:r>
      </w:hyperlink>
      <w:r>
        <w:t>.</w:t>
      </w:r>
    </w:p>
    <w:p w14:paraId="202B8D96" w14:textId="77777777" w:rsidR="009F5ED0" w:rsidRDefault="009F5ED0">
      <w:pPr>
        <w:pStyle w:val="ListParagraph"/>
        <w:ind w:left="1080"/>
      </w:pPr>
    </w:p>
    <w:p w14:paraId="41E37548" w14:textId="77777777" w:rsidR="009F5ED0" w:rsidRDefault="003D1366">
      <w:pPr>
        <w:pStyle w:val="ListParagraph"/>
        <w:ind w:left="1080"/>
      </w:pPr>
      <w:r>
        <w:t xml:space="preserve">The goal of the EACE program is for Contractors to set, strive to meet, and measure progress toward a 3% workforce goal for individuals with disabilities. This program goal is not to be used as a quota or a ceiling that limits or restricts the employment of individuals with disabilities. The portion of a Contractor’s workforce assessed under the EACE Program will depend on the number of the Contractor’s employees, as defined in the </w:t>
      </w:r>
      <w:hyperlink r:id="rId53" w:history="1">
        <w:r w:rsidR="009F5ED0">
          <w:rPr>
            <w:rStyle w:val="Hyperlink"/>
          </w:rPr>
          <w:t>EACE Policy</w:t>
        </w:r>
      </w:hyperlink>
      <w:r>
        <w:t>, as follows:</w:t>
      </w:r>
    </w:p>
    <w:p w14:paraId="4E171110" w14:textId="77777777" w:rsidR="009F5ED0" w:rsidRDefault="003D1366" w:rsidP="00C53AE0">
      <w:pPr>
        <w:pStyle w:val="ListParagraph"/>
        <w:numPr>
          <w:ilvl w:val="0"/>
          <w:numId w:val="18"/>
        </w:numPr>
        <w:spacing w:after="160" w:line="278" w:lineRule="auto"/>
      </w:pPr>
      <w:r>
        <w:t>For businesses with more than 50 employees: the direct workforce needs determined by the Contractor; or</w:t>
      </w:r>
    </w:p>
    <w:p w14:paraId="65F67EB5" w14:textId="77777777" w:rsidR="009F5ED0" w:rsidRDefault="003D1366" w:rsidP="00C53AE0">
      <w:pPr>
        <w:pStyle w:val="ListParagraph"/>
        <w:numPr>
          <w:ilvl w:val="0"/>
          <w:numId w:val="18"/>
        </w:numPr>
        <w:spacing w:after="160" w:line="278" w:lineRule="auto"/>
      </w:pPr>
      <w:r>
        <w:t xml:space="preserve">For businesses with 50 or fewer employees: the entire workforce of the Contractor. </w:t>
      </w:r>
    </w:p>
    <w:p w14:paraId="3C67D52C" w14:textId="77777777" w:rsidR="009F5ED0" w:rsidRDefault="009F5ED0">
      <w:pPr>
        <w:pStyle w:val="ListParagraph"/>
        <w:spacing w:after="160" w:line="278" w:lineRule="auto"/>
        <w:ind w:left="1080"/>
      </w:pPr>
    </w:p>
    <w:p w14:paraId="7669D6A4" w14:textId="77777777" w:rsidR="009F5ED0" w:rsidRDefault="003D1366" w:rsidP="00C53AE0">
      <w:pPr>
        <w:pStyle w:val="ListParagraph"/>
        <w:numPr>
          <w:ilvl w:val="0"/>
          <w:numId w:val="19"/>
        </w:numPr>
        <w:spacing w:after="160" w:line="278" w:lineRule="auto"/>
      </w:pPr>
      <w:r>
        <w:rPr>
          <w:b/>
        </w:rPr>
        <w:t>Program Participation Requirements:</w:t>
      </w:r>
      <w:r>
        <w:t xml:space="preserve"> The Disability Employment Practices (DEP) Form </w:t>
      </w:r>
      <w:r>
        <w:rPr>
          <w:b/>
          <w:bCs/>
        </w:rPr>
        <w:t xml:space="preserve">must be submitted </w:t>
      </w:r>
      <w:r>
        <w:t xml:space="preserve">with the Bidder’s submission in response to this RFR. </w:t>
      </w:r>
    </w:p>
    <w:p w14:paraId="555C53BA" w14:textId="77777777" w:rsidR="009F5ED0" w:rsidRDefault="003D1366">
      <w:pPr>
        <w:ind w:left="360" w:firstLine="720"/>
      </w:pPr>
      <w:r>
        <w:t xml:space="preserve">During the life of the Contract, Contractors </w:t>
      </w:r>
      <w:r>
        <w:rPr>
          <w:b/>
          <w:bCs/>
        </w:rPr>
        <w:t>are encouraged</w:t>
      </w:r>
      <w:r>
        <w:t xml:space="preserve"> to:</w:t>
      </w:r>
    </w:p>
    <w:p w14:paraId="5204F40A" w14:textId="77777777" w:rsidR="009F5ED0" w:rsidRDefault="003D1366" w:rsidP="00C53AE0">
      <w:pPr>
        <w:pStyle w:val="ListParagraph"/>
        <w:numPr>
          <w:ilvl w:val="0"/>
          <w:numId w:val="17"/>
        </w:numPr>
        <w:spacing w:after="160" w:line="278" w:lineRule="auto"/>
      </w:pPr>
      <w:r>
        <w:t>Implement a confidential self-identification process for individuals with disabilities as part of the company’s workforce diversity policies and procedures;</w:t>
      </w:r>
    </w:p>
    <w:p w14:paraId="23130BEF" w14:textId="77777777" w:rsidR="009F5ED0" w:rsidRDefault="003D1366" w:rsidP="00C53AE0">
      <w:pPr>
        <w:pStyle w:val="ListParagraph"/>
        <w:numPr>
          <w:ilvl w:val="0"/>
          <w:numId w:val="17"/>
        </w:numPr>
        <w:spacing w:after="160" w:line="278" w:lineRule="auto"/>
      </w:pPr>
      <w:r>
        <w:t>Participate in free training and other Commonwealth initiatives to assist Contractors in reaching the Program goal.</w:t>
      </w:r>
    </w:p>
    <w:p w14:paraId="2CBDA3AC" w14:textId="5414C477" w:rsidR="009F5ED0" w:rsidRDefault="003D1366">
      <w:pPr>
        <w:ind w:left="720"/>
      </w:pPr>
      <w:r>
        <w:t xml:space="preserve">Contractors generating sales under this  Contract during a state fiscal year (July 1 – June 30) are required to submit annual DEP Forms providing data on their efforts to recruit, interview, hire, promote, and retain individuals with disabilities in their workforce per the terms of this section. Contractors </w:t>
      </w:r>
      <w:r>
        <w:rPr>
          <w:b/>
          <w:bCs/>
        </w:rPr>
        <w:t xml:space="preserve">must </w:t>
      </w:r>
      <w:r>
        <w:t xml:space="preserve">submit reports using the "Disability Reporting” tool in the Supplier Diversity Hub (“The Hub”) within 30 days after the end of the state fiscal year or, for only the final year of the Contract, within 30 days after the end of the term of the Contract. The obligation to submit reports will continue through the extend beyond period (if any) and for such period, reports must be submitted each year by the date that is 30 days after the earlier of the end of the state fiscal year or the end of the extend beyond period. </w:t>
      </w:r>
    </w:p>
    <w:p w14:paraId="023CBAC8" w14:textId="77777777" w:rsidR="009F5ED0" w:rsidRDefault="009F5ED0">
      <w:pPr>
        <w:ind w:left="720"/>
      </w:pPr>
    </w:p>
    <w:p w14:paraId="6ED62E18" w14:textId="77777777" w:rsidR="009F5ED0" w:rsidRDefault="003D1366">
      <w:pPr>
        <w:ind w:left="720"/>
      </w:pPr>
      <w:r>
        <w:t>The Hub will automatically send notifications to Contractors 90 days, 60 days, and 15 days prior to the submission deadline. Contractors must keep their EACE Program point of contact (i) on the Hub or (ii) on file with the SDO up to date to receive such notifications.</w:t>
      </w:r>
    </w:p>
    <w:p w14:paraId="29B34BB4" w14:textId="77777777" w:rsidR="009F5ED0" w:rsidRDefault="009F5ED0">
      <w:pPr>
        <w:ind w:left="720"/>
      </w:pPr>
    </w:p>
    <w:p w14:paraId="5E6C020B" w14:textId="77777777" w:rsidR="009F5ED0" w:rsidRDefault="003D1366">
      <w:pPr>
        <w:ind w:left="720"/>
      </w:pPr>
      <w:r>
        <w:t xml:space="preserve">Failure to receive notifications will not relieve Contractors of their obligation to timely submit reports. </w:t>
      </w:r>
    </w:p>
    <w:p w14:paraId="70974F0A" w14:textId="77777777" w:rsidR="009F5ED0" w:rsidRDefault="009F5ED0">
      <w:pPr>
        <w:ind w:left="720"/>
      </w:pPr>
    </w:p>
    <w:p w14:paraId="77C013D0" w14:textId="0CC30C9E" w:rsidR="009F5ED0" w:rsidRDefault="003D1366">
      <w:pPr>
        <w:ind w:left="720"/>
      </w:pPr>
      <w:r>
        <w:t xml:space="preserve">Failure to meet the 3% goal will not result in a breach of this Contract or any negative action against a Contractor. </w:t>
      </w:r>
      <w:r>
        <w:rPr>
          <w:b/>
          <w:bCs/>
        </w:rPr>
        <w:t>However, a Contractor’s failure to supply disability employment data pursuant to this section may be deemed a breach of contract entitling the Commonwealth to exercise any and all remedies set forth in this Contract and any attachments thereto, including, without limitation, administration of a corrective action plan, suspension, or termination</w:t>
      </w:r>
      <w:r>
        <w:t xml:space="preserve">. </w:t>
      </w:r>
    </w:p>
    <w:p w14:paraId="1EC50308" w14:textId="77777777" w:rsidR="009F5ED0" w:rsidRDefault="009F5ED0">
      <w:pPr>
        <w:ind w:left="720"/>
      </w:pPr>
    </w:p>
    <w:p w14:paraId="0712161D" w14:textId="6AF674EE" w:rsidR="009F5ED0" w:rsidRDefault="003D1366">
      <w:pPr>
        <w:ind w:left="720"/>
      </w:pPr>
      <w:r>
        <w:t>Notwithstanding the foregoing, Contractors who do not generate sales under this Contract during a state fiscal year are not required, but are encouraged, to voluntarily report this data for the applicable year, and failure of such Contractors to submit EACE reports will not be deemed a breach of contract.</w:t>
      </w:r>
    </w:p>
    <w:p w14:paraId="5BE6FF98" w14:textId="77777777" w:rsidR="009F5ED0" w:rsidRDefault="009F5ED0">
      <w:pPr>
        <w:ind w:left="720"/>
        <w:rPr>
          <w:b/>
        </w:rPr>
      </w:pPr>
    </w:p>
    <w:p w14:paraId="47E858BD" w14:textId="77777777" w:rsidR="009F5ED0" w:rsidRDefault="003D1366" w:rsidP="00C53AE0">
      <w:pPr>
        <w:pStyle w:val="ListParagraph"/>
        <w:numPr>
          <w:ilvl w:val="0"/>
          <w:numId w:val="19"/>
        </w:numPr>
      </w:pPr>
      <w:r>
        <w:rPr>
          <w:b/>
        </w:rPr>
        <w:t xml:space="preserve">Program Changes and Termination: </w:t>
      </w:r>
      <w:r>
        <w:t>During the life of the Contract, the Commonwealth reserves the right to make changes to the EACE Program based on feedback from Contractors and other constituents. Such changes shall be consistent with the intent of the Program and shall be implemented with mutual agreement between the Commonwealth and the Contractors. The Commonwealth reserves the right to terminate the Program and release Contractors from Program Participation Requirements at any point during the life of the Contract.</w:t>
      </w:r>
    </w:p>
    <w:p w14:paraId="37A1216E" w14:textId="77777777" w:rsidR="009F5ED0" w:rsidRDefault="003D1366" w:rsidP="00C53AE0">
      <w:pPr>
        <w:pStyle w:val="ListParagraph"/>
        <w:numPr>
          <w:ilvl w:val="0"/>
          <w:numId w:val="19"/>
        </w:numPr>
      </w:pPr>
      <w:r>
        <w:rPr>
          <w:b/>
          <w:bCs/>
        </w:rPr>
        <w:t>EACE Program Point of Contact</w:t>
      </w:r>
      <w:r>
        <w:t>. Contractors’ point of contact with respect to the EACE program shall be the point of contact listed in the DEP Form. If Contractors wish to provide a different point of contact for the purposes of the EACE program, Contractors shall notify SDO with reasonable advance notice.</w:t>
      </w:r>
    </w:p>
    <w:p w14:paraId="3B8C397A" w14:textId="77777777" w:rsidR="009F5ED0" w:rsidRDefault="009F5ED0">
      <w:pPr>
        <w:pStyle w:val="HeadText2"/>
      </w:pPr>
    </w:p>
    <w:p w14:paraId="0D85BFDC" w14:textId="77777777" w:rsidR="009F5ED0" w:rsidRDefault="003D1366">
      <w:pPr>
        <w:pStyle w:val="Heading1"/>
        <w:ind w:left="810" w:hanging="810"/>
      </w:pPr>
      <w:bookmarkStart w:id="814" w:name="_Toc213418091"/>
      <w:bookmarkStart w:id="815" w:name="_Toc215743174"/>
      <w:bookmarkStart w:id="816" w:name="_Toc218847634"/>
      <w:r>
        <w:lastRenderedPageBreak/>
        <w:t>EVALUATION CRITERIA</w:t>
      </w:r>
      <w:bookmarkEnd w:id="814"/>
      <w:bookmarkEnd w:id="815"/>
      <w:bookmarkEnd w:id="816"/>
    </w:p>
    <w:p w14:paraId="5F1E19C9" w14:textId="77777777" w:rsidR="009F5ED0" w:rsidRDefault="003D1366">
      <w:pPr>
        <w:pStyle w:val="HeadText1"/>
      </w:pPr>
      <w:r>
        <w:t>Bidders must submit responses that meet all the submission requirements of the RFR. Only responsive proposals that meet the submission requirements will be evaluated, scored, and ranked by the evaluation team according to the evaluation criteria. Additional information may be requested for evaluation purposes.</w:t>
      </w:r>
    </w:p>
    <w:p w14:paraId="20D01D12" w14:textId="77777777" w:rsidR="009F5ED0" w:rsidRDefault="003D1366">
      <w:pPr>
        <w:pStyle w:val="HeadText1"/>
      </w:pPr>
      <w:r>
        <w:t>Any submission which fails to meet the submission requirements of the RFR will be found non-responsive without further evaluation unless the evaluation team, at its discretion, determines that the non-compliance is insubstantial and can be corrected. In these cases, the evaluation team may allow the contractor to make minor corrections to the submission.</w:t>
      </w:r>
    </w:p>
    <w:p w14:paraId="6AF80857" w14:textId="77777777" w:rsidR="009F5ED0" w:rsidRDefault="003D1366">
      <w:pPr>
        <w:pStyle w:val="HeadText1"/>
      </w:pPr>
      <w:r>
        <w:t>Bidder scores will be used to rank Bidders and will determine which Bidders will proceed to subsequent stages of the evaluation and/or enter negotiations with the Commonwealth to receive a Contract award.</w:t>
      </w:r>
    </w:p>
    <w:p w14:paraId="4864D26A" w14:textId="77777777" w:rsidR="009F5ED0" w:rsidRDefault="003D1366">
      <w:pPr>
        <w:pStyle w:val="Heading2"/>
      </w:pPr>
      <w:bookmarkStart w:id="817" w:name="_Toc521483401"/>
      <w:bookmarkStart w:id="818" w:name="_Toc213418092"/>
      <w:bookmarkStart w:id="819" w:name="_Toc215743175"/>
      <w:bookmarkStart w:id="820" w:name="_Toc218847635"/>
      <w:r>
        <w:t>Mandatory Requirements</w:t>
      </w:r>
      <w:bookmarkEnd w:id="817"/>
      <w:bookmarkEnd w:id="818"/>
      <w:bookmarkEnd w:id="819"/>
      <w:bookmarkEnd w:id="820"/>
    </w:p>
    <w:p w14:paraId="5EE8FA0F" w14:textId="77777777" w:rsidR="009F5ED0" w:rsidRDefault="003D1366">
      <w:pPr>
        <w:pStyle w:val="HeadText2"/>
      </w:pPr>
      <w:r>
        <w:t>Bidders who do not meet all mandatory requirements may be disqualified. The SST may determine if non-compliance with a mandatory requirement is insignificant or can be corrected or clarified.</w:t>
      </w:r>
    </w:p>
    <w:p w14:paraId="2ACDEB37" w14:textId="77777777" w:rsidR="009F5ED0" w:rsidRDefault="003D1366">
      <w:pPr>
        <w:pStyle w:val="HeadText2"/>
      </w:pPr>
      <w:r>
        <w:t xml:space="preserve">Bid terms that include language such as: “must”, “shall”, “will” and “required” are “mandatory.” </w:t>
      </w:r>
    </w:p>
    <w:p w14:paraId="38C567AF" w14:textId="77777777" w:rsidR="009F5ED0" w:rsidRDefault="003D1366">
      <w:pPr>
        <w:pStyle w:val="Heading2"/>
      </w:pPr>
      <w:bookmarkStart w:id="821" w:name="_Toc521483403"/>
      <w:bookmarkStart w:id="822" w:name="_Toc213418093"/>
      <w:bookmarkStart w:id="823" w:name="_Toc215743176"/>
      <w:bookmarkStart w:id="824" w:name="_Toc218847636"/>
      <w:r>
        <w:t>Evaluation Components</w:t>
      </w:r>
      <w:bookmarkEnd w:id="821"/>
      <w:bookmarkEnd w:id="822"/>
      <w:bookmarkEnd w:id="823"/>
      <w:bookmarkEnd w:id="824"/>
      <w:r>
        <w:t xml:space="preserve"> </w:t>
      </w:r>
    </w:p>
    <w:p w14:paraId="08278217" w14:textId="77777777" w:rsidR="009F5ED0" w:rsidRDefault="003D1366">
      <w:pPr>
        <w:pStyle w:val="HeadText2"/>
      </w:pPr>
      <w:r>
        <w:t xml:space="preserve">The following components will be some of the criteria considered by the team when evaluating each Quote: </w:t>
      </w:r>
    </w:p>
    <w:p w14:paraId="6EB653D7" w14:textId="77777777" w:rsidR="009F5ED0" w:rsidRDefault="003D1366">
      <w:pPr>
        <w:pStyle w:val="Heading3"/>
      </w:pPr>
      <w:bookmarkStart w:id="825" w:name="_Toc521483404"/>
      <w:bookmarkStart w:id="826" w:name="_Toc213418094"/>
      <w:bookmarkStart w:id="827" w:name="_Toc215743177"/>
      <w:bookmarkStart w:id="828" w:name="_Toc218847637"/>
      <w:r>
        <w:t>Price</w:t>
      </w:r>
      <w:bookmarkEnd w:id="825"/>
      <w:bookmarkEnd w:id="826"/>
      <w:bookmarkEnd w:id="827"/>
      <w:bookmarkEnd w:id="828"/>
      <w:r>
        <w:t xml:space="preserve"> </w:t>
      </w:r>
    </w:p>
    <w:p w14:paraId="63BB54BE" w14:textId="77777777" w:rsidR="009F5ED0" w:rsidRDefault="003D1366">
      <w:pPr>
        <w:pStyle w:val="HeadText3"/>
      </w:pPr>
      <w:r>
        <w:t xml:space="preserve">Please note that price will carry a significant weight in the evaluation process.  </w:t>
      </w:r>
    </w:p>
    <w:p w14:paraId="637E220F" w14:textId="77777777" w:rsidR="009F5ED0" w:rsidRDefault="003D1366">
      <w:pPr>
        <w:pStyle w:val="Heading3"/>
      </w:pPr>
      <w:bookmarkStart w:id="829" w:name="_Toc213418095"/>
      <w:bookmarkStart w:id="830" w:name="_Toc215743178"/>
      <w:bookmarkStart w:id="831" w:name="_Toc218847638"/>
      <w:r>
        <w:t>Other Evaluation Criteria</w:t>
      </w:r>
      <w:bookmarkEnd w:id="829"/>
      <w:bookmarkEnd w:id="830"/>
      <w:bookmarkEnd w:id="831"/>
    </w:p>
    <w:p w14:paraId="47BFA20A" w14:textId="77777777" w:rsidR="009F5ED0" w:rsidRDefault="003D1366" w:rsidP="00C53AE0">
      <w:pPr>
        <w:pStyle w:val="HeadText3"/>
        <w:numPr>
          <w:ilvl w:val="0"/>
          <w:numId w:val="16"/>
        </w:numPr>
      </w:pPr>
      <w:r>
        <w:t>Service quality components</w:t>
      </w:r>
    </w:p>
    <w:p w14:paraId="1DB82576" w14:textId="77777777" w:rsidR="009F5ED0" w:rsidRDefault="003D1366" w:rsidP="00C53AE0">
      <w:pPr>
        <w:pStyle w:val="HeadText3"/>
        <w:numPr>
          <w:ilvl w:val="0"/>
          <w:numId w:val="16"/>
        </w:numPr>
      </w:pPr>
      <w:r>
        <w:t>Climate and Environmental Practices</w:t>
      </w:r>
    </w:p>
    <w:p w14:paraId="3C81F2D0" w14:textId="77777777" w:rsidR="009F5ED0" w:rsidRDefault="003D1366" w:rsidP="00C53AE0">
      <w:pPr>
        <w:pStyle w:val="HeadText3"/>
        <w:numPr>
          <w:ilvl w:val="0"/>
          <w:numId w:val="16"/>
        </w:numPr>
      </w:pPr>
      <w:r>
        <w:t>Prompt Pay Discount offering</w:t>
      </w:r>
    </w:p>
    <w:p w14:paraId="13636DDE" w14:textId="662DE404" w:rsidR="002160C0" w:rsidRDefault="00160240" w:rsidP="00C53AE0">
      <w:pPr>
        <w:pStyle w:val="HeadText3"/>
        <w:numPr>
          <w:ilvl w:val="0"/>
          <w:numId w:val="16"/>
        </w:numPr>
      </w:pPr>
      <w:r>
        <w:t>If resellers, p</w:t>
      </w:r>
      <w:r w:rsidR="002160C0">
        <w:t>artnership level</w:t>
      </w:r>
      <w:r w:rsidR="00D4494E">
        <w:t xml:space="preserve"> with</w:t>
      </w:r>
      <w:r>
        <w:t xml:space="preserve"> Microsoft</w:t>
      </w:r>
      <w:r w:rsidR="00D4494E">
        <w:t xml:space="preserve"> </w:t>
      </w:r>
    </w:p>
    <w:p w14:paraId="604CF252" w14:textId="77777777" w:rsidR="009F5ED0" w:rsidRDefault="009F5ED0">
      <w:pPr>
        <w:pStyle w:val="HeadText3"/>
      </w:pPr>
    </w:p>
    <w:p w14:paraId="02F92F0D" w14:textId="77777777" w:rsidR="009F5ED0" w:rsidRDefault="003D1366">
      <w:pPr>
        <w:pStyle w:val="Heading3"/>
      </w:pPr>
      <w:bookmarkStart w:id="832" w:name="_Toc521483405"/>
      <w:bookmarkStart w:id="833" w:name="_Toc213418096"/>
      <w:bookmarkStart w:id="834" w:name="_Toc215743179"/>
      <w:bookmarkStart w:id="835" w:name="_Toc218847639"/>
      <w:r>
        <w:t>Supplier Diversity Plan (minimum of 25% weight of the total available 100% evaluation points)</w:t>
      </w:r>
      <w:bookmarkEnd w:id="832"/>
      <w:bookmarkEnd w:id="833"/>
      <w:bookmarkEnd w:id="834"/>
      <w:bookmarkEnd w:id="835"/>
      <w:r>
        <w:t xml:space="preserve"> </w:t>
      </w:r>
    </w:p>
    <w:p w14:paraId="2C8EB17B" w14:textId="795DEAEE" w:rsidR="009F5ED0" w:rsidRDefault="003D1366">
      <w:pPr>
        <w:pStyle w:val="HeadText3"/>
      </w:pPr>
      <w:r>
        <w:t xml:space="preserve">Please see </w:t>
      </w:r>
      <w:hyperlink w:anchor="_SUPPLIER_DIVERSITY_PLAN" w:history="1">
        <w:r w:rsidR="009F5ED0">
          <w:rPr>
            <w:rStyle w:val="Hyperlink"/>
          </w:rPr>
          <w:t xml:space="preserve">RFR Section </w:t>
        </w:r>
        <w:r w:rsidR="00E02CE0">
          <w:rPr>
            <w:rStyle w:val="Hyperlink"/>
          </w:rPr>
          <w:t>7</w:t>
        </w:r>
      </w:hyperlink>
      <w:r>
        <w:t xml:space="preserve"> regarding Supplier Diversity Plan.</w:t>
      </w:r>
    </w:p>
    <w:p w14:paraId="793B9885" w14:textId="77777777" w:rsidR="009F5ED0" w:rsidRDefault="003D1366">
      <w:pPr>
        <w:pStyle w:val="Heading2"/>
      </w:pPr>
      <w:bookmarkStart w:id="836" w:name="_Toc521483406"/>
      <w:bookmarkStart w:id="837" w:name="_Toc213418097"/>
      <w:bookmarkStart w:id="838" w:name="_Toc215743180"/>
      <w:bookmarkStart w:id="839" w:name="_Toc218847640"/>
      <w:r>
        <w:t>Best Value Selection and Negotiation</w:t>
      </w:r>
      <w:bookmarkEnd w:id="836"/>
      <w:bookmarkEnd w:id="837"/>
      <w:bookmarkEnd w:id="838"/>
      <w:bookmarkEnd w:id="839"/>
    </w:p>
    <w:p w14:paraId="7E57192E" w14:textId="77777777" w:rsidR="009F5ED0" w:rsidRDefault="003D1366">
      <w:pPr>
        <w:pStyle w:val="HeadText2"/>
      </w:pPr>
      <w:r>
        <w:t xml:space="preserve">The SST may select the Quotes(s) which demonstrates the best value overall, including proposed alternatives, that will achieve the goals of the procurement. The SST and a selected Bidder may negotiate a change in any element of Contract performance or cost identified in the original RFR or the selected Bidder’s Quote which results in lower costs or a more cost effective or better value than was presented in the selected Bidder’s original Quote. </w:t>
      </w:r>
    </w:p>
    <w:p w14:paraId="6E6DE515" w14:textId="77777777" w:rsidR="009F5ED0" w:rsidRDefault="003D1366">
      <w:pPr>
        <w:pStyle w:val="Heading1"/>
        <w:ind w:left="810" w:hanging="810"/>
      </w:pPr>
      <w:bookmarkStart w:id="840" w:name="_Toc213418098"/>
      <w:bookmarkStart w:id="841" w:name="_Toc215743181"/>
      <w:bookmarkStart w:id="842" w:name="_Toc218847641"/>
      <w:r>
        <w:t>INSTRUCTIONS FOR SUBMISSION OF RESPONSES</w:t>
      </w:r>
      <w:bookmarkEnd w:id="840"/>
      <w:bookmarkEnd w:id="841"/>
      <w:bookmarkEnd w:id="842"/>
    </w:p>
    <w:p w14:paraId="08FA3BB6" w14:textId="77777777" w:rsidR="009F5ED0" w:rsidRDefault="003D1366">
      <w:pPr>
        <w:pStyle w:val="HeadText1"/>
      </w:pPr>
      <w:r>
        <w:t>The Commonwealth will not be responsible for any costs or expenses incurred by Bidders responding to this RFR. Responses must be sent via the “Create Quote” functionality contained in COMMBUYS. For instructions concerning how to submit a Quote, please see Appendix 3.</w:t>
      </w:r>
    </w:p>
    <w:p w14:paraId="02D169F2" w14:textId="77777777" w:rsidR="009F5ED0" w:rsidRDefault="003D1366">
      <w:pPr>
        <w:pStyle w:val="Heading2"/>
      </w:pPr>
      <w:bookmarkStart w:id="843" w:name="_Toc213418099"/>
      <w:bookmarkStart w:id="844" w:name="_Toc215743182"/>
      <w:bookmarkStart w:id="845" w:name="_Toc218847642"/>
      <w:r>
        <w:t>Response Form for All Bidders</w:t>
      </w:r>
      <w:bookmarkEnd w:id="843"/>
      <w:bookmarkEnd w:id="844"/>
      <w:bookmarkEnd w:id="845"/>
    </w:p>
    <w:p w14:paraId="36DA1E90" w14:textId="06A158B6" w:rsidR="009F5ED0" w:rsidRDefault="5A8A5075">
      <w:pPr>
        <w:pStyle w:val="HeadText2"/>
      </w:pPr>
      <w:r>
        <w:t xml:space="preserve">All Bidders must complete and submit Attachment A: Bidder Response Questionnaire. Bidders must utilize the Bidder Response Questionnaire to respond to the requirements specified in this RFR and in the Bidder Response Questionnaire. Attachments are located on the “Attachments”’ tab of the bid on COMMBUYS. </w:t>
      </w:r>
    </w:p>
    <w:p w14:paraId="68D35640" w14:textId="76D4EAB2" w:rsidR="009F5ED0" w:rsidRDefault="003D1366">
      <w:pPr>
        <w:pStyle w:val="HeadText2"/>
      </w:pPr>
      <w:r>
        <w:t xml:space="preserve">For each Category the Bidder chooses to bid on, the Bidder must provide responses to each item in Attachment A that is relevant to the products and services it offers in response to this Bid. </w:t>
      </w:r>
    </w:p>
    <w:p w14:paraId="482177BB" w14:textId="77777777" w:rsidR="009F5ED0" w:rsidRDefault="003D1366">
      <w:pPr>
        <w:pStyle w:val="HeadText2"/>
      </w:pPr>
      <w:r>
        <w:t xml:space="preserve">When a “Descriptive Document” is requested, the Bidder may format their own response. Please present the requested information in an efficiently communicative manner representing your organization's style and attention </w:t>
      </w:r>
      <w:r>
        <w:lastRenderedPageBreak/>
        <w:t xml:space="preserve">to relevant detail.  Any details requested in the question are a minimum requirement. </w:t>
      </w:r>
      <w:r w:rsidRPr="00C67252">
        <w:t>A single "Descriptive Document" may be submitted per Contract Category being bid</w:t>
      </w:r>
      <w:r>
        <w:t>.</w:t>
      </w:r>
    </w:p>
    <w:p w14:paraId="46FB1A79" w14:textId="77777777" w:rsidR="009F5ED0" w:rsidRDefault="003D1366">
      <w:pPr>
        <w:pStyle w:val="Heading2"/>
      </w:pPr>
      <w:bookmarkStart w:id="846" w:name="_Toc526507205"/>
      <w:bookmarkStart w:id="847" w:name="_Toc213418100"/>
      <w:bookmarkStart w:id="848" w:name="_Toc215743183"/>
      <w:bookmarkStart w:id="849" w:name="_Toc218847643"/>
      <w:r>
        <w:t>Electronic Signatures</w:t>
      </w:r>
      <w:bookmarkEnd w:id="846"/>
      <w:bookmarkEnd w:id="847"/>
      <w:bookmarkEnd w:id="848"/>
      <w:bookmarkEnd w:id="849"/>
    </w:p>
    <w:p w14:paraId="2A33701F" w14:textId="77777777" w:rsidR="009F5ED0" w:rsidRDefault="003D1366">
      <w:pPr>
        <w:pStyle w:val="HeadText2"/>
      </w:pPr>
      <w:r>
        <w:t>Quotes submitted via COMMBUYS must be signed electronically by the Bidder or the Bidder’s Agent by accepting the terms and conditions of the bid on the “Terms &amp; Conditions” tab of the Bid in COMMBUYS. By selecting “Save &amp; Continue” on the “Terms and Conditions” tab after accepting the terms and conditions of the bid, the submitter attests that s/he is an agent of the Bidder with authority to sign on the Bidder’s behalf, and that s/he has read and assented to each document’s terms.</w:t>
      </w:r>
    </w:p>
    <w:p w14:paraId="126118C6" w14:textId="77777777" w:rsidR="009F5ED0" w:rsidRDefault="003D1366">
      <w:pPr>
        <w:pStyle w:val="Heading3"/>
        <w:tabs>
          <w:tab w:val="clear" w:pos="936"/>
          <w:tab w:val="left" w:pos="630"/>
        </w:tabs>
        <w:rPr>
          <w:rFonts w:eastAsia="Arial"/>
        </w:rPr>
      </w:pPr>
      <w:bookmarkStart w:id="850" w:name="_Acceptable_Forms_of"/>
      <w:bookmarkStart w:id="851" w:name="_Toc213418101"/>
      <w:bookmarkStart w:id="852" w:name="_Toc215743184"/>
      <w:bookmarkStart w:id="853" w:name="_Toc218847644"/>
      <w:bookmarkEnd w:id="850"/>
      <w:r>
        <w:t>Acceptable Forms of Signature</w:t>
      </w:r>
      <w:bookmarkEnd w:id="851"/>
      <w:bookmarkEnd w:id="852"/>
      <w:bookmarkEnd w:id="853"/>
    </w:p>
    <w:p w14:paraId="320030A8" w14:textId="77777777" w:rsidR="009F5ED0" w:rsidRDefault="003D1366">
      <w:pPr>
        <w:pStyle w:val="HeadText2"/>
      </w:pPr>
      <w:r>
        <w:t xml:space="preserve">Forms are acceptable if signed by an authorized signatory in any of the following ways:   1. Electronic signature that is either: a. Hand drawn using a mouse or b. finger if working from a touch screen device; or 2 An uploaded picture of the signatory’s hand drawn signature; or 3. Electronic signatures affixed using a digital tool such as Adobe Sign or DocuSign. If using an electronic signature, the signature must be visible, include the signatory’s name and title, and must be accompanied by a signature date. Please be advised that typed text of a name not generated by a digital tool such as Adobe Sign or DocuSign, even in computer-generated cursive script, or an electronic symbol, are not acceptable forms of electronic signature. </w:t>
      </w:r>
    </w:p>
    <w:p w14:paraId="4C5776DF" w14:textId="77777777" w:rsidR="009F5ED0" w:rsidRDefault="003D1366">
      <w:pPr>
        <w:pStyle w:val="Heading2"/>
        <w:rPr>
          <w:rStyle w:val="normaltextrun"/>
          <w:color w:val="000000" w:themeColor="text1"/>
        </w:rPr>
      </w:pPr>
      <w:bookmarkStart w:id="854" w:name="_Toc213418102"/>
      <w:bookmarkStart w:id="855" w:name="_Toc215743185"/>
      <w:bookmarkStart w:id="856" w:name="_Toc218847645"/>
      <w:r>
        <w:rPr>
          <w:rStyle w:val="normaltextrun"/>
          <w:color w:val="000000"/>
          <w:shd w:val="clear" w:color="auto" w:fill="FFFFFF"/>
        </w:rPr>
        <w:t>Limits and Restrictions</w:t>
      </w:r>
      <w:bookmarkEnd w:id="854"/>
      <w:bookmarkEnd w:id="855"/>
      <w:bookmarkEnd w:id="856"/>
    </w:p>
    <w:p w14:paraId="52781AAF" w14:textId="77777777" w:rsidR="009F5ED0" w:rsidRDefault="003D1366">
      <w:pPr>
        <w:pStyle w:val="Heading3"/>
      </w:pPr>
      <w:bookmarkStart w:id="857" w:name="_Toc213418103"/>
      <w:bookmarkStart w:id="858" w:name="_Toc215743186"/>
      <w:bookmarkStart w:id="859" w:name="_Toc218847646"/>
      <w:bookmarkStart w:id="860" w:name="_Toc526507207"/>
      <w:r>
        <w:t>File Size Limits</w:t>
      </w:r>
      <w:bookmarkEnd w:id="857"/>
      <w:bookmarkEnd w:id="858"/>
      <w:bookmarkEnd w:id="859"/>
    </w:p>
    <w:p w14:paraId="64A484F6" w14:textId="77777777" w:rsidR="009F5ED0" w:rsidRDefault="003D1366">
      <w:pPr>
        <w:ind w:left="900"/>
      </w:pPr>
      <w:r>
        <w:t xml:space="preserve">The system will not accept files that approach or exceed 500 MB.  If a large file fails to upload, the Bidder must save the contents as multiple files. Note the naming convention used in section named “File Naming Conventions” which illustrates distinguishing multi-part files through use of Part 1, Part 2, etc. </w:t>
      </w:r>
    </w:p>
    <w:p w14:paraId="168DC5F5" w14:textId="77777777" w:rsidR="009F5ED0" w:rsidRDefault="003D1366">
      <w:pPr>
        <w:pStyle w:val="Heading3"/>
      </w:pPr>
      <w:bookmarkStart w:id="861" w:name="_Toc526507209"/>
      <w:bookmarkStart w:id="862" w:name="_Toc213418104"/>
      <w:bookmarkStart w:id="863" w:name="_Toc215743187"/>
      <w:bookmarkStart w:id="864" w:name="_Toc218847647"/>
      <w:bookmarkEnd w:id="860"/>
      <w:r>
        <w:t>File Format Restrictions</w:t>
      </w:r>
      <w:bookmarkEnd w:id="861"/>
      <w:bookmarkEnd w:id="862"/>
      <w:bookmarkEnd w:id="863"/>
      <w:bookmarkEnd w:id="864"/>
    </w:p>
    <w:p w14:paraId="57F013C1" w14:textId="77777777" w:rsidR="009F5ED0" w:rsidRDefault="003D1366">
      <w:pPr>
        <w:pStyle w:val="HeadText3"/>
      </w:pPr>
      <w:r>
        <w:t xml:space="preserve">All scanned documents must be in .pdf or .gif format and must be scanned in such a way that they can be read on a computer monitor and printed on 81/2” x 11” paper, unless otherwise specified. Forms provided for the Bidder to complete, must be completed, and submitted in their original formats, NOT scanned and submitted as PDF or other file types. </w:t>
      </w:r>
    </w:p>
    <w:p w14:paraId="3032C575" w14:textId="77777777" w:rsidR="009F5ED0" w:rsidRDefault="003D1366">
      <w:pPr>
        <w:pStyle w:val="Heading3"/>
      </w:pPr>
      <w:bookmarkStart w:id="865" w:name="_Toc526507210"/>
      <w:bookmarkStart w:id="866" w:name="_Toc213418105"/>
      <w:bookmarkStart w:id="867" w:name="_Toc215743188"/>
      <w:bookmarkStart w:id="868" w:name="_Toc218847648"/>
      <w:r>
        <w:t>File Naming Conventions</w:t>
      </w:r>
      <w:bookmarkEnd w:id="865"/>
      <w:bookmarkEnd w:id="866"/>
      <w:bookmarkEnd w:id="867"/>
      <w:bookmarkEnd w:id="868"/>
    </w:p>
    <w:p w14:paraId="26CDD406" w14:textId="77777777" w:rsidR="009F5ED0" w:rsidRDefault="003D1366">
      <w:pPr>
        <w:pStyle w:val="HeadText3"/>
      </w:pPr>
      <w:r>
        <w:t>Files submitted via COMMBUYS must follow the file naming convention specified below. The Description entered during the file upload process ensures each file is readily identified by Company Name and content. The File Name assigned by the Bidder as stored on their computer or network must be structured such that each file can be processed by the upload tool. The upload tool will reject any file name that includes spaces or symbols, like the brackets [] some systems apply when files are downloaded from the Internet.</w:t>
      </w:r>
    </w:p>
    <w:tbl>
      <w:tblPr>
        <w:tblW w:w="9900" w:type="dxa"/>
        <w:tblInd w:w="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4"/>
        <w:gridCol w:w="2952"/>
        <w:gridCol w:w="5164"/>
      </w:tblGrid>
      <w:tr w:rsidR="00AC6C57" w14:paraId="607D8B46" w14:textId="77777777" w:rsidTr="002C0C93">
        <w:tc>
          <w:tcPr>
            <w:tcW w:w="1784" w:type="dxa"/>
            <w:vAlign w:val="center"/>
          </w:tcPr>
          <w:p w14:paraId="414BBEB3" w14:textId="77777777" w:rsidR="009F5ED0" w:rsidRDefault="003D1366">
            <w:pPr>
              <w:rPr>
                <w:rFonts w:eastAsia="Calibri"/>
              </w:rPr>
            </w:pPr>
            <w:r>
              <w:rPr>
                <w:rFonts w:eastAsia="Calibri"/>
              </w:rPr>
              <w:t>RFR Section or Quote Component</w:t>
            </w:r>
          </w:p>
        </w:tc>
        <w:tc>
          <w:tcPr>
            <w:tcW w:w="2952" w:type="dxa"/>
            <w:vAlign w:val="center"/>
          </w:tcPr>
          <w:p w14:paraId="11DFAEAC" w14:textId="77777777" w:rsidR="009F5ED0" w:rsidRDefault="003D1366">
            <w:pPr>
              <w:rPr>
                <w:rFonts w:eastAsia="Calibri"/>
              </w:rPr>
            </w:pPr>
            <w:r>
              <w:rPr>
                <w:rFonts w:eastAsia="Calibri"/>
              </w:rPr>
              <w:t>Description</w:t>
            </w:r>
          </w:p>
          <w:p w14:paraId="4D3CC790" w14:textId="77777777" w:rsidR="009F5ED0" w:rsidRDefault="003D1366">
            <w:pPr>
              <w:rPr>
                <w:rFonts w:eastAsia="Calibri"/>
              </w:rPr>
            </w:pPr>
            <w:r>
              <w:rPr>
                <w:rFonts w:eastAsia="Calibri"/>
              </w:rPr>
              <w:t>Enter in COMMBUYS during upload</w:t>
            </w:r>
          </w:p>
        </w:tc>
        <w:tc>
          <w:tcPr>
            <w:tcW w:w="5164" w:type="dxa"/>
            <w:vAlign w:val="center"/>
          </w:tcPr>
          <w:p w14:paraId="2FC0B94D" w14:textId="77777777" w:rsidR="009F5ED0" w:rsidRDefault="003D1366">
            <w:pPr>
              <w:rPr>
                <w:rFonts w:eastAsia="Calibri"/>
              </w:rPr>
            </w:pPr>
            <w:r>
              <w:rPr>
                <w:rFonts w:eastAsia="Calibri"/>
              </w:rPr>
              <w:t>File Name</w:t>
            </w:r>
          </w:p>
          <w:p w14:paraId="0F919E96" w14:textId="77777777" w:rsidR="009F5ED0" w:rsidRDefault="003D1366">
            <w:pPr>
              <w:rPr>
                <w:rFonts w:eastAsia="Calibri"/>
              </w:rPr>
            </w:pPr>
            <w:r>
              <w:rPr>
                <w:rFonts w:eastAsia="Calibri"/>
              </w:rPr>
              <w:t>Assign when creating files</w:t>
            </w:r>
          </w:p>
        </w:tc>
      </w:tr>
      <w:tr w:rsidR="00AC6C57" w14:paraId="2681C087" w14:textId="77777777" w:rsidTr="002C0C93">
        <w:tc>
          <w:tcPr>
            <w:tcW w:w="1784" w:type="dxa"/>
          </w:tcPr>
          <w:p w14:paraId="4B54F1C4" w14:textId="4B88F366" w:rsidR="009F5ED0" w:rsidRDefault="003D1366">
            <w:pPr>
              <w:rPr>
                <w:rFonts w:eastAsia="Calibri"/>
              </w:rPr>
            </w:pPr>
            <w:r>
              <w:rPr>
                <w:rFonts w:eastAsia="Calibri"/>
              </w:rPr>
              <w:t xml:space="preserve">Section </w:t>
            </w:r>
            <w:r w:rsidR="007B6C8C">
              <w:rPr>
                <w:rFonts w:eastAsia="Calibri"/>
              </w:rPr>
              <w:t>6</w:t>
            </w:r>
            <w:r>
              <w:rPr>
                <w:rFonts w:eastAsia="Calibri"/>
              </w:rPr>
              <w:t xml:space="preserve"> and various other sections</w:t>
            </w:r>
          </w:p>
        </w:tc>
        <w:tc>
          <w:tcPr>
            <w:tcW w:w="2952" w:type="dxa"/>
          </w:tcPr>
          <w:p w14:paraId="14CBD747" w14:textId="5FEE7CC6" w:rsidR="009F5ED0" w:rsidRDefault="003D1366">
            <w:pPr>
              <w:rPr>
                <w:rFonts w:eastAsia="Calibri"/>
              </w:rPr>
            </w:pPr>
            <w:r>
              <w:rPr>
                <w:rFonts w:eastAsia="Calibri"/>
              </w:rPr>
              <w:t xml:space="preserve">Attachment A: Bidder Response Questionnaire </w:t>
            </w:r>
          </w:p>
        </w:tc>
        <w:tc>
          <w:tcPr>
            <w:tcW w:w="5164" w:type="dxa"/>
          </w:tcPr>
          <w:p w14:paraId="6B0E87EC" w14:textId="77777777" w:rsidR="009F5ED0" w:rsidRDefault="003D1366">
            <w:pPr>
              <w:rPr>
                <w:rFonts w:eastAsia="Calibri"/>
              </w:rPr>
            </w:pPr>
            <w:r>
              <w:rPr>
                <w:rFonts w:eastAsia="Calibri"/>
              </w:rPr>
              <w:t>BidderName_Response_Questionnaire_Category_X.xls</w:t>
            </w:r>
          </w:p>
          <w:p w14:paraId="27814D5D" w14:textId="1D3B9467" w:rsidR="009F5ED0" w:rsidRDefault="009F5ED0">
            <w:pPr>
              <w:rPr>
                <w:rFonts w:eastAsia="Calibri"/>
              </w:rPr>
            </w:pPr>
          </w:p>
        </w:tc>
      </w:tr>
      <w:tr w:rsidR="009F78E7" w14:paraId="4F4DAB23" w14:textId="77777777" w:rsidTr="002C0C93">
        <w:tc>
          <w:tcPr>
            <w:tcW w:w="1784" w:type="dxa"/>
          </w:tcPr>
          <w:p w14:paraId="4758884F" w14:textId="2C69DB57" w:rsidR="009F78E7" w:rsidRDefault="009F78E7" w:rsidP="009F78E7">
            <w:pPr>
              <w:rPr>
                <w:rFonts w:eastAsia="Calibri"/>
              </w:rPr>
            </w:pPr>
            <w:r>
              <w:t>Section 5.1.2 CEP Form</w:t>
            </w:r>
          </w:p>
        </w:tc>
        <w:tc>
          <w:tcPr>
            <w:tcW w:w="2952" w:type="dxa"/>
          </w:tcPr>
          <w:p w14:paraId="2A7206C8" w14:textId="31789566" w:rsidR="009F78E7" w:rsidRDefault="009F78E7" w:rsidP="009F78E7">
            <w:pPr>
              <w:rPr>
                <w:rFonts w:eastAsia="Calibri"/>
              </w:rPr>
            </w:pPr>
            <w:r>
              <w:t>Attachment B: Climate and Environmental Practices Form</w:t>
            </w:r>
          </w:p>
        </w:tc>
        <w:tc>
          <w:tcPr>
            <w:tcW w:w="5164" w:type="dxa"/>
          </w:tcPr>
          <w:p w14:paraId="7FE5E8A0" w14:textId="77777777" w:rsidR="009F78E7" w:rsidRDefault="009F78E7" w:rsidP="009F78E7">
            <w:pPr>
              <w:rPr>
                <w:rFonts w:eastAsia="Calibri"/>
              </w:rPr>
            </w:pPr>
            <w:r>
              <w:t>Company Name_CEPform.xls</w:t>
            </w:r>
            <w:r>
              <w:rPr>
                <w:rFonts w:eastAsia="Calibri"/>
              </w:rPr>
              <w:t xml:space="preserve">               </w:t>
            </w:r>
          </w:p>
          <w:p w14:paraId="737AF674" w14:textId="321A30CC" w:rsidR="009F78E7" w:rsidRDefault="009F78E7" w:rsidP="009F78E7">
            <w:pPr>
              <w:rPr>
                <w:rFonts w:eastAsia="Calibri"/>
              </w:rPr>
            </w:pPr>
            <w:r>
              <w:rPr>
                <w:rFonts w:eastAsia="Calibri"/>
              </w:rPr>
              <w:t>All supporting documents use: CompanyName_CEPForm [Name of Document]</w:t>
            </w:r>
          </w:p>
        </w:tc>
      </w:tr>
      <w:tr w:rsidR="009F78E7" w14:paraId="5345381F" w14:textId="77777777" w:rsidTr="002C0C93">
        <w:tc>
          <w:tcPr>
            <w:tcW w:w="1784" w:type="dxa"/>
          </w:tcPr>
          <w:p w14:paraId="74F83E2C" w14:textId="688B9688" w:rsidR="009F78E7" w:rsidRDefault="009F78E7" w:rsidP="009F78E7">
            <w:pPr>
              <w:rPr>
                <w:rFonts w:eastAsia="Calibri"/>
              </w:rPr>
            </w:pPr>
            <w:r>
              <w:rPr>
                <w:rFonts w:eastAsia="Calibri"/>
              </w:rPr>
              <w:t>Section 6.1.3 Prompt Pay Discount</w:t>
            </w:r>
          </w:p>
        </w:tc>
        <w:tc>
          <w:tcPr>
            <w:tcW w:w="2952" w:type="dxa"/>
          </w:tcPr>
          <w:p w14:paraId="72760E00" w14:textId="77777777" w:rsidR="009F78E7" w:rsidRDefault="009F78E7" w:rsidP="009F78E7">
            <w:pPr>
              <w:rPr>
                <w:rFonts w:eastAsia="Calibri"/>
              </w:rPr>
            </w:pPr>
            <w:r>
              <w:rPr>
                <w:rFonts w:eastAsia="Calibri"/>
              </w:rPr>
              <w:t>Attachment C: PPD Form</w:t>
            </w:r>
          </w:p>
        </w:tc>
        <w:tc>
          <w:tcPr>
            <w:tcW w:w="5164" w:type="dxa"/>
          </w:tcPr>
          <w:p w14:paraId="3604051F" w14:textId="77777777" w:rsidR="009F78E7" w:rsidRDefault="009F78E7" w:rsidP="009F78E7">
            <w:pPr>
              <w:rPr>
                <w:rFonts w:eastAsia="Calibri"/>
              </w:rPr>
            </w:pPr>
            <w:r>
              <w:rPr>
                <w:rFonts w:eastAsia="Calibri"/>
              </w:rPr>
              <w:t>BidderName_PPDform.docx or .pdf</w:t>
            </w:r>
          </w:p>
        </w:tc>
      </w:tr>
      <w:tr w:rsidR="003762D0" w14:paraId="28C81790" w14:textId="77777777" w:rsidTr="002C0C93">
        <w:tc>
          <w:tcPr>
            <w:tcW w:w="1784" w:type="dxa"/>
          </w:tcPr>
          <w:p w14:paraId="1F88145C" w14:textId="65A38F61" w:rsidR="003762D0" w:rsidRDefault="003762D0" w:rsidP="003762D0">
            <w:pPr>
              <w:rPr>
                <w:rFonts w:eastAsia="Calibri"/>
              </w:rPr>
            </w:pPr>
            <w:r>
              <w:rPr>
                <w:rFonts w:eastAsia="Calibri"/>
              </w:rPr>
              <w:t>Section 7.6 SDP Plan</w:t>
            </w:r>
          </w:p>
        </w:tc>
        <w:tc>
          <w:tcPr>
            <w:tcW w:w="2952" w:type="dxa"/>
          </w:tcPr>
          <w:p w14:paraId="4281CE89" w14:textId="4EC059AC" w:rsidR="003762D0" w:rsidRDefault="003762D0" w:rsidP="003762D0">
            <w:pPr>
              <w:rPr>
                <w:rFonts w:eastAsia="Calibri"/>
              </w:rPr>
            </w:pPr>
            <w:r>
              <w:rPr>
                <w:rFonts w:eastAsia="Calibri"/>
              </w:rPr>
              <w:t xml:space="preserve">Attachment D: SDP Form </w:t>
            </w:r>
          </w:p>
        </w:tc>
        <w:tc>
          <w:tcPr>
            <w:tcW w:w="5164" w:type="dxa"/>
          </w:tcPr>
          <w:p w14:paraId="08DD31B1" w14:textId="443D08BB" w:rsidR="003762D0" w:rsidRDefault="003762D0" w:rsidP="003762D0">
            <w:pPr>
              <w:rPr>
                <w:rFonts w:eastAsia="Calibri"/>
              </w:rPr>
            </w:pPr>
            <w:r>
              <w:rPr>
                <w:rFonts w:eastAsia="Calibri"/>
              </w:rPr>
              <w:t>BidderName_SDPform.xls or .xlsx</w:t>
            </w:r>
          </w:p>
        </w:tc>
      </w:tr>
      <w:tr w:rsidR="003762D0" w14:paraId="23F8A94B" w14:textId="77777777" w:rsidTr="002C0C93">
        <w:tc>
          <w:tcPr>
            <w:tcW w:w="1784" w:type="dxa"/>
          </w:tcPr>
          <w:p w14:paraId="2618EF51" w14:textId="7002AC3F" w:rsidR="003762D0" w:rsidRDefault="003762D0" w:rsidP="003762D0">
            <w:pPr>
              <w:rPr>
                <w:rFonts w:eastAsia="Calibri"/>
              </w:rPr>
            </w:pPr>
            <w:r>
              <w:rPr>
                <w:rFonts w:eastAsia="Calibri"/>
              </w:rPr>
              <w:t>Section 8 Disability Employment Practices Form</w:t>
            </w:r>
          </w:p>
        </w:tc>
        <w:tc>
          <w:tcPr>
            <w:tcW w:w="2952" w:type="dxa"/>
          </w:tcPr>
          <w:p w14:paraId="25A1ABED" w14:textId="30CB8327" w:rsidR="003762D0" w:rsidRDefault="003762D0" w:rsidP="003762D0">
            <w:pPr>
              <w:rPr>
                <w:rFonts w:eastAsia="Calibri"/>
              </w:rPr>
            </w:pPr>
            <w:r>
              <w:rPr>
                <w:rFonts w:eastAsia="Calibri"/>
              </w:rPr>
              <w:t>Attachment E: DEP Form</w:t>
            </w:r>
          </w:p>
        </w:tc>
        <w:tc>
          <w:tcPr>
            <w:tcW w:w="5164" w:type="dxa"/>
          </w:tcPr>
          <w:p w14:paraId="464D7119" w14:textId="3FA4DDDB" w:rsidR="003762D0" w:rsidRDefault="003762D0" w:rsidP="003762D0">
            <w:pPr>
              <w:rPr>
                <w:rFonts w:eastAsia="Calibri"/>
              </w:rPr>
            </w:pPr>
            <w:r>
              <w:rPr>
                <w:rFonts w:eastAsia="Calibri"/>
              </w:rPr>
              <w:t>BidderName_DEPform.docx or .pdf</w:t>
            </w:r>
          </w:p>
        </w:tc>
      </w:tr>
      <w:tr w:rsidR="003762D0" w14:paraId="7A644950" w14:textId="77777777" w:rsidTr="002C0C93">
        <w:tc>
          <w:tcPr>
            <w:tcW w:w="1784" w:type="dxa"/>
          </w:tcPr>
          <w:p w14:paraId="1A3EC95C" w14:textId="565C494B" w:rsidR="003762D0" w:rsidRDefault="003762D0" w:rsidP="003762D0">
            <w:pPr>
              <w:rPr>
                <w:rFonts w:eastAsia="Calibri"/>
              </w:rPr>
            </w:pPr>
            <w:r>
              <w:rPr>
                <w:rFonts w:eastAsia="Calibri"/>
              </w:rPr>
              <w:lastRenderedPageBreak/>
              <w:t>Section 3.1.2 Certificate of Good Standing</w:t>
            </w:r>
          </w:p>
        </w:tc>
        <w:tc>
          <w:tcPr>
            <w:tcW w:w="2952" w:type="dxa"/>
          </w:tcPr>
          <w:p w14:paraId="75BF9E25" w14:textId="77777777" w:rsidR="003762D0" w:rsidRDefault="003762D0" w:rsidP="003762D0">
            <w:pPr>
              <w:rPr>
                <w:rFonts w:eastAsia="Calibri"/>
              </w:rPr>
            </w:pPr>
            <w:r>
              <w:rPr>
                <w:rFonts w:eastAsia="Calibri"/>
              </w:rPr>
              <w:t>Certificate of Good Standing</w:t>
            </w:r>
          </w:p>
        </w:tc>
        <w:tc>
          <w:tcPr>
            <w:tcW w:w="5164" w:type="dxa"/>
          </w:tcPr>
          <w:p w14:paraId="5322D578" w14:textId="77777777" w:rsidR="003762D0" w:rsidRDefault="003762D0" w:rsidP="003762D0">
            <w:pPr>
              <w:rPr>
                <w:rFonts w:eastAsia="Calibri"/>
              </w:rPr>
            </w:pPr>
            <w:r>
              <w:rPr>
                <w:rFonts w:eastAsia="Calibri"/>
              </w:rPr>
              <w:t>BidderName_COGS.docx or .pdf</w:t>
            </w:r>
          </w:p>
        </w:tc>
      </w:tr>
      <w:tr w:rsidR="003762D0" w14:paraId="2E4F1CF6" w14:textId="77777777" w:rsidTr="002C0C93">
        <w:trPr>
          <w:trHeight w:val="230"/>
        </w:trPr>
        <w:tc>
          <w:tcPr>
            <w:tcW w:w="1784" w:type="dxa"/>
          </w:tcPr>
          <w:p w14:paraId="745D7167" w14:textId="77777777" w:rsidR="003762D0" w:rsidRDefault="003762D0" w:rsidP="003762D0">
            <w:pPr>
              <w:rPr>
                <w:rFonts w:eastAsia="Calibri"/>
              </w:rPr>
            </w:pPr>
            <w:r>
              <w:rPr>
                <w:rFonts w:eastAsia="Calibri"/>
              </w:rPr>
              <w:t>Section 1.3.1 Acceptance of Terms</w:t>
            </w:r>
          </w:p>
        </w:tc>
        <w:tc>
          <w:tcPr>
            <w:tcW w:w="2952" w:type="dxa"/>
          </w:tcPr>
          <w:p w14:paraId="3FD479A0" w14:textId="77777777" w:rsidR="003762D0" w:rsidRDefault="003762D0" w:rsidP="003762D0">
            <w:pPr>
              <w:rPr>
                <w:rFonts w:eastAsia="Calibri"/>
              </w:rPr>
            </w:pPr>
            <w:r>
              <w:rPr>
                <w:rFonts w:eastAsia="Calibri"/>
              </w:rPr>
              <w:t>Exhibit 2: Acceptance of Terms</w:t>
            </w:r>
          </w:p>
        </w:tc>
        <w:tc>
          <w:tcPr>
            <w:tcW w:w="5164" w:type="dxa"/>
          </w:tcPr>
          <w:p w14:paraId="554AB6AE" w14:textId="77777777" w:rsidR="003762D0" w:rsidRDefault="003762D0" w:rsidP="003762D0">
            <w:pPr>
              <w:rPr>
                <w:rFonts w:eastAsia="Calibri"/>
              </w:rPr>
            </w:pPr>
            <w:r>
              <w:rPr>
                <w:rFonts w:eastAsia="Calibri"/>
              </w:rPr>
              <w:t>BidderName_Exhibit2.pdf or .docx</w:t>
            </w:r>
          </w:p>
        </w:tc>
      </w:tr>
    </w:tbl>
    <w:p w14:paraId="2C16C47D" w14:textId="77777777" w:rsidR="009F5ED0" w:rsidRDefault="009F5ED0"/>
    <w:p w14:paraId="007CAEF4" w14:textId="77777777" w:rsidR="009F5ED0" w:rsidRDefault="003D1366">
      <w:pPr>
        <w:pStyle w:val="Heading2"/>
      </w:pPr>
      <w:bookmarkStart w:id="869" w:name="_Toc526507214"/>
      <w:bookmarkStart w:id="870" w:name="_Toc213418106"/>
      <w:bookmarkStart w:id="871" w:name="_Toc215743189"/>
      <w:bookmarkStart w:id="872" w:name="_Toc218847649"/>
      <w:r>
        <w:t>General Quote Requirements, Provisions, and Prohibitions</w:t>
      </w:r>
      <w:bookmarkEnd w:id="869"/>
      <w:bookmarkEnd w:id="870"/>
      <w:bookmarkEnd w:id="871"/>
      <w:bookmarkEnd w:id="872"/>
      <w:r>
        <w:t xml:space="preserve"> </w:t>
      </w:r>
    </w:p>
    <w:p w14:paraId="4A507B51" w14:textId="77777777" w:rsidR="009F5ED0" w:rsidRDefault="003D1366">
      <w:pPr>
        <w:pStyle w:val="Heading3"/>
      </w:pPr>
      <w:bookmarkStart w:id="873" w:name="_Toc213418107"/>
      <w:bookmarkStart w:id="874" w:name="_Toc215743190"/>
      <w:bookmarkStart w:id="875" w:name="_Toc218847650"/>
      <w:bookmarkStart w:id="876" w:name="_Toc526507215"/>
      <w:r>
        <w:t>Quote Content</w:t>
      </w:r>
      <w:bookmarkEnd w:id="873"/>
      <w:bookmarkEnd w:id="874"/>
      <w:bookmarkEnd w:id="875"/>
    </w:p>
    <w:p w14:paraId="0C97A081" w14:textId="77777777" w:rsidR="009F5ED0" w:rsidRDefault="003D1366">
      <w:pPr>
        <w:pStyle w:val="HeadText3"/>
      </w:pPr>
      <w:r>
        <w:t>Bid specifications for delivery, shipping, billing, and payment will prevail over any proposed Bidder terms entered as part of the Quote, unless otherwise specified in the Bid.</w:t>
      </w:r>
    </w:p>
    <w:p w14:paraId="2FF53E25" w14:textId="77777777" w:rsidR="009F5ED0" w:rsidRDefault="003D1366">
      <w:pPr>
        <w:pStyle w:val="Heading3"/>
      </w:pPr>
      <w:bookmarkStart w:id="877" w:name="_Toc213418108"/>
      <w:bookmarkStart w:id="878" w:name="_Toc215743191"/>
      <w:bookmarkStart w:id="879" w:name="_Toc218847651"/>
      <w:r>
        <w:t>Non-Collusion</w:t>
      </w:r>
      <w:bookmarkEnd w:id="876"/>
      <w:bookmarkEnd w:id="877"/>
      <w:bookmarkEnd w:id="878"/>
      <w:bookmarkEnd w:id="879"/>
    </w:p>
    <w:p w14:paraId="6E5DDDA4" w14:textId="77777777" w:rsidR="009F5ED0" w:rsidRDefault="003D1366">
      <w:pPr>
        <w:pStyle w:val="HeadText3"/>
      </w:pPr>
      <w:r>
        <w:t>By submitting a Quote, the Bidder certifies that the Quote has been arrived at independently and has been submitted without any communication, collaboration, or without any agreement, understanding or planned common course or action with, any other Bidder of the commodities and/or services described in the RFR.</w:t>
      </w:r>
    </w:p>
    <w:p w14:paraId="220CD25E" w14:textId="77777777" w:rsidR="009F5ED0" w:rsidRDefault="003D1366">
      <w:pPr>
        <w:pStyle w:val="Heading3"/>
      </w:pPr>
      <w:bookmarkStart w:id="880" w:name="_Toc526507216"/>
      <w:bookmarkStart w:id="881" w:name="_Toc213418109"/>
      <w:bookmarkStart w:id="882" w:name="_Toc215743192"/>
      <w:bookmarkStart w:id="883" w:name="_Toc218847652"/>
      <w:r>
        <w:t>Multiple Quotes</w:t>
      </w:r>
      <w:bookmarkEnd w:id="880"/>
      <w:bookmarkEnd w:id="881"/>
      <w:bookmarkEnd w:id="882"/>
      <w:bookmarkEnd w:id="883"/>
    </w:p>
    <w:p w14:paraId="60EF284D" w14:textId="77777777" w:rsidR="009F5ED0" w:rsidRDefault="003D1366">
      <w:pPr>
        <w:pStyle w:val="HeadText3"/>
      </w:pPr>
      <w:r>
        <w:t>Unless otherwise instructed by the RFR, Bidders may not submit Multiple Quotes in response to a Bid. If a Bidder submits multiple quotes in response to an RFR that does not authorize multiple responses, only the latest dated quote submitted prior to the bid opening date will be evaluated.</w:t>
      </w:r>
    </w:p>
    <w:p w14:paraId="51EA0F1A" w14:textId="77777777" w:rsidR="009F5ED0" w:rsidRDefault="003D1366">
      <w:pPr>
        <w:pStyle w:val="Heading3"/>
      </w:pPr>
      <w:bookmarkStart w:id="884" w:name="_Toc526507217"/>
      <w:bookmarkStart w:id="885" w:name="_Toc213418110"/>
      <w:bookmarkStart w:id="886" w:name="_Toc215743193"/>
      <w:bookmarkStart w:id="887" w:name="_Toc218847653"/>
      <w:r>
        <w:t>Minimum Quote Duration</w:t>
      </w:r>
      <w:bookmarkEnd w:id="884"/>
      <w:bookmarkEnd w:id="885"/>
      <w:bookmarkEnd w:id="886"/>
      <w:bookmarkEnd w:id="887"/>
    </w:p>
    <w:p w14:paraId="1B523F53" w14:textId="77777777" w:rsidR="009F5ED0" w:rsidRDefault="003D1366">
      <w:pPr>
        <w:pStyle w:val="HeadText3"/>
      </w:pPr>
      <w:r>
        <w:t>Bidders’ Quotes to this RFR must remain in effect for at least 90 days from the date of Quote submission.</w:t>
      </w:r>
    </w:p>
    <w:p w14:paraId="3D5415B0" w14:textId="77777777" w:rsidR="009F5ED0" w:rsidRDefault="003D1366">
      <w:pPr>
        <w:pStyle w:val="Heading3"/>
      </w:pPr>
      <w:bookmarkStart w:id="888" w:name="_Toc526507218"/>
      <w:bookmarkStart w:id="889" w:name="_Toc213418111"/>
      <w:bookmarkStart w:id="890" w:name="_Toc215743194"/>
      <w:bookmarkStart w:id="891" w:name="_Toc218847654"/>
      <w:r>
        <w:t>Bidder’s Contact Information</w:t>
      </w:r>
      <w:bookmarkEnd w:id="888"/>
      <w:bookmarkEnd w:id="889"/>
      <w:bookmarkEnd w:id="890"/>
      <w:bookmarkEnd w:id="891"/>
    </w:p>
    <w:p w14:paraId="5DD0E62A" w14:textId="77777777" w:rsidR="009F5ED0" w:rsidRDefault="003D1366">
      <w:pPr>
        <w:pStyle w:val="HeadText3"/>
      </w:pPr>
      <w:r>
        <w:t>It is the Bidder’s responsibility to monitor the email address provided in the Quote for the Bidder’s contact person. The SST may need to contact the Bidder’s contact person with clarification requests or for other reasons. The SST and the Commonwealth assume no responsibility if a Bidder’s designated email address is not current, or if technical problems, including those with the Bidder’s computer, network, or internet service provider (ISP), cause e-mail communications between the Bidder and the SST to be lost or rejected by any means including email or spam filtering.</w:t>
      </w:r>
    </w:p>
    <w:p w14:paraId="321AC24F" w14:textId="77777777" w:rsidR="009F5ED0" w:rsidRDefault="003D1366">
      <w:pPr>
        <w:pStyle w:val="Heading3"/>
      </w:pPr>
      <w:bookmarkStart w:id="892" w:name="_Toc526507219"/>
      <w:bookmarkStart w:id="893" w:name="_Toc213418112"/>
      <w:bookmarkStart w:id="894" w:name="_Toc215743195"/>
      <w:bookmarkStart w:id="895" w:name="_Toc218847655"/>
      <w:r>
        <w:t>Ownership of Submitted Quotes</w:t>
      </w:r>
      <w:bookmarkEnd w:id="892"/>
      <w:bookmarkEnd w:id="893"/>
      <w:bookmarkEnd w:id="894"/>
      <w:bookmarkEnd w:id="895"/>
    </w:p>
    <w:p w14:paraId="479D1D80" w14:textId="12724866" w:rsidR="009F5ED0" w:rsidRDefault="5EB5A0B6">
      <w:pPr>
        <w:pStyle w:val="HeadText3"/>
      </w:pPr>
      <w:r>
        <w:t>EOTSS</w:t>
      </w:r>
      <w:r w:rsidR="5A8A5075" w:rsidDel="009A68BC">
        <w:t xml:space="preserve"> </w:t>
      </w:r>
      <w:r w:rsidR="5A8A5075">
        <w:t>shall be under no obligation to return any Quotes or materials submitted by a Bidder in response to this RFR. All materials submitted by Bidders become the property of the Commonwealth of Massachusetts and will not be returned to the Bidder. The Commonwealth reserves the right to use any ideas, concepts, or configurations that are presented in a Bidder’s Quote, whether the Quote is selected for Contract award.</w:t>
      </w:r>
    </w:p>
    <w:p w14:paraId="7181984E" w14:textId="77777777" w:rsidR="009F5ED0" w:rsidRDefault="003D1366">
      <w:pPr>
        <w:pStyle w:val="HeadText3"/>
      </w:pPr>
      <w:r>
        <w:t>Quotes stored on COMMBUYS in the encrypted lockbox are the file of record. Bidders retain access to a read-only copy of this submission via their COMMBUYS account, if their account is active.</w:t>
      </w:r>
    </w:p>
    <w:p w14:paraId="13BCDC41" w14:textId="77777777" w:rsidR="009F5ED0" w:rsidRDefault="003D1366">
      <w:pPr>
        <w:pStyle w:val="Heading3"/>
      </w:pPr>
      <w:bookmarkStart w:id="896" w:name="_Toc526507220"/>
      <w:bookmarkStart w:id="897" w:name="_Toc213418113"/>
      <w:bookmarkStart w:id="898" w:name="_Toc215743196"/>
      <w:bookmarkStart w:id="899" w:name="_Toc218847656"/>
      <w:r>
        <w:t>Prohibitions</w:t>
      </w:r>
      <w:bookmarkEnd w:id="896"/>
      <w:bookmarkEnd w:id="897"/>
      <w:bookmarkEnd w:id="898"/>
      <w:bookmarkEnd w:id="899"/>
    </w:p>
    <w:p w14:paraId="4F5A5D17" w14:textId="77777777" w:rsidR="009F5ED0" w:rsidRDefault="003D1366">
      <w:pPr>
        <w:pStyle w:val="HeadText3"/>
      </w:pPr>
      <w:r>
        <w:t>Bidders are prohibited from communicating directly with any employee of the procuring Department or any member of the SST regarding this RFR except as specified in this RFR, and no other individual Commonwealth employee or representative is authorized to provide any information or respond to any question or inquiry concerning this RFR. Bidders may contact the contact person using the contact information provided in the Header Information this Bid if this RFR is incomplete or information is missing. Bidders experiencing technical problems accessing information or attachments stored on COMMBUYS should contact the OSD Help Desk (see the document cover page for contact information).</w:t>
      </w:r>
    </w:p>
    <w:p w14:paraId="58B20D07" w14:textId="77777777" w:rsidR="009F5ED0" w:rsidRDefault="003D1366">
      <w:pPr>
        <w:pStyle w:val="Heading3"/>
      </w:pPr>
      <w:bookmarkStart w:id="900" w:name="_Toc526507221"/>
      <w:bookmarkStart w:id="901" w:name="_Toc213418114"/>
      <w:bookmarkStart w:id="902" w:name="_Toc215743197"/>
      <w:bookmarkStart w:id="903" w:name="_Toc218847657"/>
      <w:r>
        <w:t>Public Records Law</w:t>
      </w:r>
      <w:bookmarkEnd w:id="900"/>
      <w:bookmarkEnd w:id="901"/>
      <w:bookmarkEnd w:id="902"/>
      <w:bookmarkEnd w:id="903"/>
    </w:p>
    <w:p w14:paraId="41AA9EEF" w14:textId="77777777" w:rsidR="009F5ED0" w:rsidRDefault="003D1366">
      <w:pPr>
        <w:pStyle w:val="HeadText3"/>
      </w:pPr>
      <w:r>
        <w:t>All Quotes and information submitted in response to this RFR are subject to the Massachusetts Public Records Law, M.G.L., Chapter 66, Section 10, and to Chapter 4, Section 7, Subsection 26. Any statements in submitted Quotes that are inconsistent with these statutes shall be disregarded.</w:t>
      </w:r>
    </w:p>
    <w:p w14:paraId="49A0050D" w14:textId="77777777" w:rsidR="009F5ED0" w:rsidRDefault="003D1366">
      <w:pPr>
        <w:pStyle w:val="Heading3"/>
      </w:pPr>
      <w:bookmarkStart w:id="904" w:name="_Toc526506469"/>
      <w:bookmarkStart w:id="905" w:name="_Toc526506846"/>
      <w:bookmarkStart w:id="906" w:name="_Toc526507225"/>
      <w:bookmarkStart w:id="907" w:name="_Toc526506470"/>
      <w:bookmarkStart w:id="908" w:name="_Toc526506847"/>
      <w:bookmarkStart w:id="909" w:name="_Toc526507226"/>
      <w:bookmarkStart w:id="910" w:name="_Toc526507227"/>
      <w:bookmarkStart w:id="911" w:name="_Toc213418115"/>
      <w:bookmarkStart w:id="912" w:name="_Toc215743198"/>
      <w:bookmarkStart w:id="913" w:name="_Toc218847658"/>
      <w:bookmarkEnd w:id="904"/>
      <w:bookmarkEnd w:id="905"/>
      <w:bookmarkEnd w:id="906"/>
      <w:bookmarkEnd w:id="907"/>
      <w:bookmarkEnd w:id="908"/>
      <w:bookmarkEnd w:id="909"/>
      <w:r>
        <w:t>Reasonable Accommodation</w:t>
      </w:r>
      <w:bookmarkEnd w:id="910"/>
      <w:bookmarkEnd w:id="911"/>
      <w:bookmarkEnd w:id="912"/>
      <w:bookmarkEnd w:id="913"/>
    </w:p>
    <w:p w14:paraId="1AEE8F7A" w14:textId="77777777" w:rsidR="009F5ED0" w:rsidRDefault="003D1366">
      <w:pPr>
        <w:pStyle w:val="HeadText3"/>
      </w:pPr>
      <w:r>
        <w:t xml:space="preserve">Bidders with disabilities or hardships that seek reasonable accommodation, which may include the receipt of RFR information in an alternative format, must communicate such requests in writing to the contact person. Requests for accommodation will be addressed on a case-by-case basis. A Bidder requesting accommodation must submit </w:t>
      </w:r>
      <w:r>
        <w:lastRenderedPageBreak/>
        <w:t>a written statement which describes the Bidder’s disability and the requested accommodation to the contact person for the RFR. The SST reserves the right to reject unreasonable requests.</w:t>
      </w:r>
    </w:p>
    <w:p w14:paraId="2A470AB1" w14:textId="77777777" w:rsidR="00886C8E" w:rsidRDefault="00886C8E" w:rsidP="001601A9">
      <w:pPr>
        <w:pStyle w:val="Heading1"/>
      </w:pPr>
      <w:bookmarkStart w:id="914" w:name="_Toc525559992"/>
      <w:bookmarkStart w:id="915" w:name="_Toc525560363"/>
      <w:bookmarkStart w:id="916" w:name="_Toc525897185"/>
      <w:bookmarkStart w:id="917" w:name="_Toc525897555"/>
      <w:bookmarkStart w:id="918" w:name="_Toc526506472"/>
      <w:bookmarkStart w:id="919" w:name="_Toc526506849"/>
      <w:bookmarkStart w:id="920" w:name="_Toc526507228"/>
      <w:bookmarkStart w:id="921" w:name="_Toc525559993"/>
      <w:bookmarkStart w:id="922" w:name="_Toc525560364"/>
      <w:bookmarkStart w:id="923" w:name="_Toc525897186"/>
      <w:bookmarkStart w:id="924" w:name="_Toc525897556"/>
      <w:bookmarkStart w:id="925" w:name="_Toc526506473"/>
      <w:bookmarkStart w:id="926" w:name="_Toc526506850"/>
      <w:bookmarkStart w:id="927" w:name="_Toc526507229"/>
      <w:bookmarkStart w:id="928" w:name="_Toc525559198"/>
      <w:bookmarkStart w:id="929" w:name="_Toc525558782"/>
      <w:bookmarkStart w:id="930" w:name="_Toc525559199"/>
      <w:bookmarkStart w:id="931" w:name="_Toc521420802"/>
      <w:bookmarkStart w:id="932" w:name="_Toc521421192"/>
      <w:bookmarkStart w:id="933" w:name="_Toc521421582"/>
      <w:bookmarkStart w:id="934" w:name="_Toc521481460"/>
      <w:bookmarkStart w:id="935" w:name="_Toc521481850"/>
      <w:bookmarkStart w:id="936" w:name="_Toc521482240"/>
      <w:bookmarkStart w:id="937" w:name="_Toc521482630"/>
      <w:bookmarkStart w:id="938" w:name="_Toc521483020"/>
      <w:bookmarkStart w:id="939" w:name="_Toc521483409"/>
      <w:bookmarkStart w:id="940" w:name="_Toc521420803"/>
      <w:bookmarkStart w:id="941" w:name="_Toc521421193"/>
      <w:bookmarkStart w:id="942" w:name="_Toc521421583"/>
      <w:bookmarkStart w:id="943" w:name="_Toc521481461"/>
      <w:bookmarkStart w:id="944" w:name="_Toc521481851"/>
      <w:bookmarkStart w:id="945" w:name="_Toc521482241"/>
      <w:bookmarkStart w:id="946" w:name="_Toc521482631"/>
      <w:bookmarkStart w:id="947" w:name="_Toc521483021"/>
      <w:bookmarkStart w:id="948" w:name="_Toc521483410"/>
      <w:bookmarkStart w:id="949" w:name="_Toc522870662"/>
      <w:bookmarkStart w:id="950" w:name="_Toc522871790"/>
      <w:bookmarkStart w:id="951" w:name="_Toc525558783"/>
      <w:bookmarkStart w:id="952" w:name="_Toc525559200"/>
      <w:bookmarkStart w:id="953" w:name="_Toc521420804"/>
      <w:bookmarkStart w:id="954" w:name="_Toc521421194"/>
      <w:bookmarkStart w:id="955" w:name="_Toc521421584"/>
      <w:bookmarkStart w:id="956" w:name="_Toc521481462"/>
      <w:bookmarkStart w:id="957" w:name="_Toc521481852"/>
      <w:bookmarkStart w:id="958" w:name="_Toc521482242"/>
      <w:bookmarkStart w:id="959" w:name="_Toc521482632"/>
      <w:bookmarkStart w:id="960" w:name="_Toc521483022"/>
      <w:bookmarkStart w:id="961" w:name="_Toc521483411"/>
      <w:bookmarkStart w:id="962" w:name="_Toc522870663"/>
      <w:bookmarkStart w:id="963" w:name="_Toc522871791"/>
      <w:bookmarkStart w:id="964" w:name="_Toc525558784"/>
      <w:bookmarkStart w:id="965" w:name="_Toc525559201"/>
      <w:bookmarkStart w:id="966" w:name="_Toc521420805"/>
      <w:bookmarkStart w:id="967" w:name="_Toc521421195"/>
      <w:bookmarkStart w:id="968" w:name="_Toc521421585"/>
      <w:bookmarkStart w:id="969" w:name="_Toc521481463"/>
      <w:bookmarkStart w:id="970" w:name="_Toc521481853"/>
      <w:bookmarkStart w:id="971" w:name="_Toc521482243"/>
      <w:bookmarkStart w:id="972" w:name="_Toc521482633"/>
      <w:bookmarkStart w:id="973" w:name="_Toc521483023"/>
      <w:bookmarkStart w:id="974" w:name="_Toc521483412"/>
      <w:bookmarkStart w:id="975" w:name="_Toc522870664"/>
      <w:bookmarkStart w:id="976" w:name="_Toc522871792"/>
      <w:bookmarkStart w:id="977" w:name="_Toc525558785"/>
      <w:bookmarkStart w:id="978" w:name="_Toc525559202"/>
      <w:bookmarkStart w:id="979" w:name="_Toc521420806"/>
      <w:bookmarkStart w:id="980" w:name="_Toc521421196"/>
      <w:bookmarkStart w:id="981" w:name="_Toc521421586"/>
      <w:bookmarkStart w:id="982" w:name="_Toc521481464"/>
      <w:bookmarkStart w:id="983" w:name="_Toc521481854"/>
      <w:bookmarkStart w:id="984" w:name="_Toc521482244"/>
      <w:bookmarkStart w:id="985" w:name="_Toc521482634"/>
      <w:bookmarkStart w:id="986" w:name="_Toc521483024"/>
      <w:bookmarkStart w:id="987" w:name="_Toc521483413"/>
      <w:bookmarkStart w:id="988" w:name="_Toc522870665"/>
      <w:bookmarkStart w:id="989" w:name="_Toc522871793"/>
      <w:bookmarkStart w:id="990" w:name="_Toc525558786"/>
      <w:bookmarkStart w:id="991" w:name="_Toc525559203"/>
      <w:bookmarkStart w:id="992" w:name="_Toc521420807"/>
      <w:bookmarkStart w:id="993" w:name="_Toc521421197"/>
      <w:bookmarkStart w:id="994" w:name="_Toc521421587"/>
      <w:bookmarkStart w:id="995" w:name="_Toc521481465"/>
      <w:bookmarkStart w:id="996" w:name="_Toc521481855"/>
      <w:bookmarkStart w:id="997" w:name="_Toc521482245"/>
      <w:bookmarkStart w:id="998" w:name="_Toc521482635"/>
      <w:bookmarkStart w:id="999" w:name="_Toc521483025"/>
      <w:bookmarkStart w:id="1000" w:name="_Toc521483414"/>
      <w:bookmarkStart w:id="1001" w:name="_Toc522870666"/>
      <w:bookmarkStart w:id="1002" w:name="_Toc522871794"/>
      <w:bookmarkStart w:id="1003" w:name="_Toc525558787"/>
      <w:bookmarkStart w:id="1004" w:name="_Toc525559204"/>
      <w:bookmarkStart w:id="1005" w:name="_Toc521420808"/>
      <w:bookmarkStart w:id="1006" w:name="_Toc521421198"/>
      <w:bookmarkStart w:id="1007" w:name="_Toc521421588"/>
      <w:bookmarkStart w:id="1008" w:name="_Toc521481466"/>
      <w:bookmarkStart w:id="1009" w:name="_Toc521481856"/>
      <w:bookmarkStart w:id="1010" w:name="_Toc521482246"/>
      <w:bookmarkStart w:id="1011" w:name="_Toc521482636"/>
      <w:bookmarkStart w:id="1012" w:name="_Toc521483026"/>
      <w:bookmarkStart w:id="1013" w:name="_Toc521483415"/>
      <w:bookmarkStart w:id="1014" w:name="_Toc522870667"/>
      <w:bookmarkStart w:id="1015" w:name="_Toc522871795"/>
      <w:bookmarkStart w:id="1016" w:name="_Toc525558788"/>
      <w:bookmarkStart w:id="1017" w:name="_Toc525559205"/>
      <w:bookmarkStart w:id="1018" w:name="_Toc521420809"/>
      <w:bookmarkStart w:id="1019" w:name="_Toc521421199"/>
      <w:bookmarkStart w:id="1020" w:name="_Toc521421589"/>
      <w:bookmarkStart w:id="1021" w:name="_Toc521481467"/>
      <w:bookmarkStart w:id="1022" w:name="_Toc521481857"/>
      <w:bookmarkStart w:id="1023" w:name="_Toc521482247"/>
      <w:bookmarkStart w:id="1024" w:name="_Toc521482637"/>
      <w:bookmarkStart w:id="1025" w:name="_Toc521483027"/>
      <w:bookmarkStart w:id="1026" w:name="_Toc521483416"/>
      <w:bookmarkStart w:id="1027" w:name="_Toc522870668"/>
      <w:bookmarkStart w:id="1028" w:name="_Toc522871796"/>
      <w:bookmarkStart w:id="1029" w:name="_Toc525558789"/>
      <w:bookmarkStart w:id="1030" w:name="_Toc525559206"/>
      <w:bookmarkStart w:id="1031" w:name="_Toc521420810"/>
      <w:bookmarkStart w:id="1032" w:name="_Toc521421200"/>
      <w:bookmarkStart w:id="1033" w:name="_Toc521421590"/>
      <w:bookmarkStart w:id="1034" w:name="_Toc521481468"/>
      <w:bookmarkStart w:id="1035" w:name="_Toc521481858"/>
      <w:bookmarkStart w:id="1036" w:name="_Toc521482248"/>
      <w:bookmarkStart w:id="1037" w:name="_Toc521482638"/>
      <w:bookmarkStart w:id="1038" w:name="_Toc521483028"/>
      <w:bookmarkStart w:id="1039" w:name="_Toc521483417"/>
      <w:bookmarkStart w:id="1040" w:name="_Toc522870669"/>
      <w:bookmarkStart w:id="1041" w:name="_Toc522871797"/>
      <w:bookmarkStart w:id="1042" w:name="_Toc525558790"/>
      <w:bookmarkStart w:id="1043" w:name="_Toc525559207"/>
      <w:bookmarkStart w:id="1044" w:name="_Toc521420811"/>
      <w:bookmarkStart w:id="1045" w:name="_Toc521421201"/>
      <w:bookmarkStart w:id="1046" w:name="_Toc521421591"/>
      <w:bookmarkStart w:id="1047" w:name="_Toc521481469"/>
      <w:bookmarkStart w:id="1048" w:name="_Toc521481859"/>
      <w:bookmarkStart w:id="1049" w:name="_Toc521482249"/>
      <w:bookmarkStart w:id="1050" w:name="_Toc521482639"/>
      <w:bookmarkStart w:id="1051" w:name="_Toc521483029"/>
      <w:bookmarkStart w:id="1052" w:name="_Toc521483418"/>
      <w:bookmarkStart w:id="1053" w:name="_Toc522870670"/>
      <w:bookmarkStart w:id="1054" w:name="_Toc522871798"/>
      <w:bookmarkStart w:id="1055" w:name="_Toc525558791"/>
      <w:bookmarkStart w:id="1056" w:name="_Toc525559208"/>
      <w:bookmarkStart w:id="1057" w:name="_Toc521420812"/>
      <w:bookmarkStart w:id="1058" w:name="_Toc521421202"/>
      <w:bookmarkStart w:id="1059" w:name="_Toc521421592"/>
      <w:bookmarkStart w:id="1060" w:name="_Toc521481470"/>
      <w:bookmarkStart w:id="1061" w:name="_Toc521481860"/>
      <w:bookmarkStart w:id="1062" w:name="_Toc521482250"/>
      <w:bookmarkStart w:id="1063" w:name="_Toc521482640"/>
      <w:bookmarkStart w:id="1064" w:name="_Toc521483030"/>
      <w:bookmarkStart w:id="1065" w:name="_Toc521483419"/>
      <w:bookmarkStart w:id="1066" w:name="_Toc522870671"/>
      <w:bookmarkStart w:id="1067" w:name="_Toc522871799"/>
      <w:bookmarkStart w:id="1068" w:name="_Toc525558792"/>
      <w:bookmarkStart w:id="1069" w:name="_Toc525559209"/>
      <w:bookmarkStart w:id="1070" w:name="_Toc521420813"/>
      <w:bookmarkStart w:id="1071" w:name="_Toc521421203"/>
      <w:bookmarkStart w:id="1072" w:name="_Toc521421593"/>
      <w:bookmarkStart w:id="1073" w:name="_Toc521481471"/>
      <w:bookmarkStart w:id="1074" w:name="_Toc521481861"/>
      <w:bookmarkStart w:id="1075" w:name="_Toc521482251"/>
      <w:bookmarkStart w:id="1076" w:name="_Toc521482641"/>
      <w:bookmarkStart w:id="1077" w:name="_Toc521483031"/>
      <w:bookmarkStart w:id="1078" w:name="_Toc521483420"/>
      <w:bookmarkStart w:id="1079" w:name="_Toc522870672"/>
      <w:bookmarkStart w:id="1080" w:name="_Toc522871800"/>
      <w:bookmarkStart w:id="1081" w:name="_Toc525558793"/>
      <w:bookmarkStart w:id="1082" w:name="_Toc525559210"/>
      <w:bookmarkStart w:id="1083" w:name="_Toc521420814"/>
      <w:bookmarkStart w:id="1084" w:name="_Toc521421204"/>
      <w:bookmarkStart w:id="1085" w:name="_Toc521421594"/>
      <w:bookmarkStart w:id="1086" w:name="_Toc521481472"/>
      <w:bookmarkStart w:id="1087" w:name="_Toc521481862"/>
      <w:bookmarkStart w:id="1088" w:name="_Toc521482252"/>
      <w:bookmarkStart w:id="1089" w:name="_Toc521482642"/>
      <w:bookmarkStart w:id="1090" w:name="_Toc521483032"/>
      <w:bookmarkStart w:id="1091" w:name="_Toc521483421"/>
      <w:bookmarkStart w:id="1092" w:name="_Toc522870673"/>
      <w:bookmarkStart w:id="1093" w:name="_Toc522871801"/>
      <w:bookmarkStart w:id="1094" w:name="_Toc525558794"/>
      <w:bookmarkStart w:id="1095" w:name="_Toc525559211"/>
      <w:bookmarkStart w:id="1096" w:name="_Toc521420815"/>
      <w:bookmarkStart w:id="1097" w:name="_Toc521421205"/>
      <w:bookmarkStart w:id="1098" w:name="_Toc521421595"/>
      <w:bookmarkStart w:id="1099" w:name="_Toc521481473"/>
      <w:bookmarkStart w:id="1100" w:name="_Toc521481863"/>
      <w:bookmarkStart w:id="1101" w:name="_Toc521482253"/>
      <w:bookmarkStart w:id="1102" w:name="_Toc521482643"/>
      <w:bookmarkStart w:id="1103" w:name="_Toc521483033"/>
      <w:bookmarkStart w:id="1104" w:name="_Toc521483422"/>
      <w:bookmarkStart w:id="1105" w:name="_Toc522870674"/>
      <w:bookmarkStart w:id="1106" w:name="_Toc522871802"/>
      <w:bookmarkStart w:id="1107" w:name="_Toc525558795"/>
      <w:bookmarkStart w:id="1108" w:name="_Toc525559212"/>
      <w:bookmarkStart w:id="1109" w:name="_Toc521420816"/>
      <w:bookmarkStart w:id="1110" w:name="_Toc521421206"/>
      <w:bookmarkStart w:id="1111" w:name="_Toc521421596"/>
      <w:bookmarkStart w:id="1112" w:name="_Toc521481474"/>
      <w:bookmarkStart w:id="1113" w:name="_Toc521481864"/>
      <w:bookmarkStart w:id="1114" w:name="_Toc521482254"/>
      <w:bookmarkStart w:id="1115" w:name="_Toc521482644"/>
      <w:bookmarkStart w:id="1116" w:name="_Toc521483034"/>
      <w:bookmarkStart w:id="1117" w:name="_Toc521483423"/>
      <w:bookmarkStart w:id="1118" w:name="_Toc522870675"/>
      <w:bookmarkStart w:id="1119" w:name="_Toc522871803"/>
      <w:bookmarkStart w:id="1120" w:name="_Toc525558796"/>
      <w:bookmarkStart w:id="1121" w:name="_Toc525559213"/>
      <w:bookmarkStart w:id="1122" w:name="b"/>
      <w:bookmarkStart w:id="1123" w:name="_Toc521420817"/>
      <w:bookmarkStart w:id="1124" w:name="_Toc521421207"/>
      <w:bookmarkStart w:id="1125" w:name="_Toc521421597"/>
      <w:bookmarkStart w:id="1126" w:name="_Toc521481475"/>
      <w:bookmarkStart w:id="1127" w:name="_Toc521481865"/>
      <w:bookmarkStart w:id="1128" w:name="_Toc521482255"/>
      <w:bookmarkStart w:id="1129" w:name="_Toc521482645"/>
      <w:bookmarkStart w:id="1130" w:name="_Toc521483035"/>
      <w:bookmarkStart w:id="1131" w:name="_Toc521483424"/>
      <w:bookmarkStart w:id="1132" w:name="_Toc522870676"/>
      <w:bookmarkStart w:id="1133" w:name="_Toc522871804"/>
      <w:bookmarkStart w:id="1134" w:name="_Toc525558797"/>
      <w:bookmarkStart w:id="1135" w:name="_Toc525559214"/>
      <w:bookmarkStart w:id="1136" w:name="_Toc521420818"/>
      <w:bookmarkStart w:id="1137" w:name="_Toc521421208"/>
      <w:bookmarkStart w:id="1138" w:name="_Toc521421598"/>
      <w:bookmarkStart w:id="1139" w:name="_Toc521481476"/>
      <w:bookmarkStart w:id="1140" w:name="_Toc521481866"/>
      <w:bookmarkStart w:id="1141" w:name="_Toc521482256"/>
      <w:bookmarkStart w:id="1142" w:name="_Toc521482646"/>
      <w:bookmarkStart w:id="1143" w:name="_Toc521483036"/>
      <w:bookmarkStart w:id="1144" w:name="_Toc521483425"/>
      <w:bookmarkStart w:id="1145" w:name="_Toc522870677"/>
      <w:bookmarkStart w:id="1146" w:name="_Toc522871805"/>
      <w:bookmarkStart w:id="1147" w:name="_Toc525558798"/>
      <w:bookmarkStart w:id="1148" w:name="_Toc525559215"/>
      <w:bookmarkStart w:id="1149" w:name="_Toc518384367"/>
      <w:bookmarkStart w:id="1150" w:name="_Toc518392257"/>
      <w:bookmarkStart w:id="1151" w:name="_Toc518641556"/>
      <w:bookmarkStart w:id="1152" w:name="_Toc518641921"/>
      <w:bookmarkStart w:id="1153" w:name="_Toc521420819"/>
      <w:bookmarkStart w:id="1154" w:name="_Toc521421209"/>
      <w:bookmarkStart w:id="1155" w:name="_Toc521421599"/>
      <w:bookmarkStart w:id="1156" w:name="_Toc521481477"/>
      <w:bookmarkStart w:id="1157" w:name="_Toc521481867"/>
      <w:bookmarkStart w:id="1158" w:name="_Toc521482257"/>
      <w:bookmarkStart w:id="1159" w:name="_Toc521482647"/>
      <w:bookmarkStart w:id="1160" w:name="_Toc521483037"/>
      <w:bookmarkStart w:id="1161" w:name="_Toc521483426"/>
      <w:bookmarkStart w:id="1162" w:name="_Toc522870678"/>
      <w:bookmarkStart w:id="1163" w:name="_Toc522871806"/>
      <w:bookmarkStart w:id="1164" w:name="_Toc525558799"/>
      <w:bookmarkStart w:id="1165" w:name="_Toc525559216"/>
      <w:bookmarkStart w:id="1166" w:name="_Toc518384368"/>
      <w:bookmarkStart w:id="1167" w:name="_Toc518392258"/>
      <w:bookmarkStart w:id="1168" w:name="_Toc518641557"/>
      <w:bookmarkStart w:id="1169" w:name="_Toc518641922"/>
      <w:bookmarkStart w:id="1170" w:name="_Toc521420820"/>
      <w:bookmarkStart w:id="1171" w:name="_Toc521421210"/>
      <w:bookmarkStart w:id="1172" w:name="_Toc521421600"/>
      <w:bookmarkStart w:id="1173" w:name="_Toc521481478"/>
      <w:bookmarkStart w:id="1174" w:name="_Toc521481868"/>
      <w:bookmarkStart w:id="1175" w:name="_Toc521482258"/>
      <w:bookmarkStart w:id="1176" w:name="_Toc521482648"/>
      <w:bookmarkStart w:id="1177" w:name="_Toc521483038"/>
      <w:bookmarkStart w:id="1178" w:name="_Toc521483427"/>
      <w:bookmarkStart w:id="1179" w:name="_Toc522870679"/>
      <w:bookmarkStart w:id="1180" w:name="_Toc522871807"/>
      <w:bookmarkStart w:id="1181" w:name="_Toc525558800"/>
      <w:bookmarkStart w:id="1182" w:name="_Toc525559217"/>
      <w:bookmarkStart w:id="1183" w:name="_Toc518384369"/>
      <w:bookmarkStart w:id="1184" w:name="_Toc518392259"/>
      <w:bookmarkStart w:id="1185" w:name="_Toc518641558"/>
      <w:bookmarkStart w:id="1186" w:name="_Toc518641923"/>
      <w:bookmarkStart w:id="1187" w:name="_Toc521420821"/>
      <w:bookmarkStart w:id="1188" w:name="_Toc521421211"/>
      <w:bookmarkStart w:id="1189" w:name="_Toc521421601"/>
      <w:bookmarkStart w:id="1190" w:name="_Toc521481479"/>
      <w:bookmarkStart w:id="1191" w:name="_Toc521481869"/>
      <w:bookmarkStart w:id="1192" w:name="_Toc521482259"/>
      <w:bookmarkStart w:id="1193" w:name="_Toc521482649"/>
      <w:bookmarkStart w:id="1194" w:name="_Toc521483039"/>
      <w:bookmarkStart w:id="1195" w:name="_Toc521483428"/>
      <w:bookmarkStart w:id="1196" w:name="_Toc522870680"/>
      <w:bookmarkStart w:id="1197" w:name="_Toc522871808"/>
      <w:bookmarkStart w:id="1198" w:name="_Toc525558801"/>
      <w:bookmarkStart w:id="1199" w:name="_Toc525559218"/>
      <w:bookmarkStart w:id="1200" w:name="_Toc518384421"/>
      <w:bookmarkStart w:id="1201" w:name="_Toc518392311"/>
      <w:bookmarkStart w:id="1202" w:name="_Toc518641610"/>
      <w:bookmarkStart w:id="1203" w:name="_Toc518641975"/>
      <w:bookmarkStart w:id="1204" w:name="_Toc521420873"/>
      <w:bookmarkStart w:id="1205" w:name="_Toc521421263"/>
      <w:bookmarkStart w:id="1206" w:name="_Toc521421653"/>
      <w:bookmarkStart w:id="1207" w:name="_Toc521481531"/>
      <w:bookmarkStart w:id="1208" w:name="_Toc521481921"/>
      <w:bookmarkStart w:id="1209" w:name="_Toc521482311"/>
      <w:bookmarkStart w:id="1210" w:name="_Toc521482701"/>
      <w:bookmarkStart w:id="1211" w:name="_Toc521483091"/>
      <w:bookmarkStart w:id="1212" w:name="_Toc521483480"/>
      <w:bookmarkStart w:id="1213" w:name="_Toc522870710"/>
      <w:bookmarkStart w:id="1214" w:name="_Toc522871838"/>
      <w:bookmarkStart w:id="1215" w:name="_Toc525558831"/>
      <w:bookmarkStart w:id="1216" w:name="_Toc525559248"/>
      <w:bookmarkStart w:id="1217" w:name="_Toc518384422"/>
      <w:bookmarkStart w:id="1218" w:name="_Toc518392312"/>
      <w:bookmarkStart w:id="1219" w:name="_Toc518641611"/>
      <w:bookmarkStart w:id="1220" w:name="_Toc518641976"/>
      <w:bookmarkStart w:id="1221" w:name="_Toc521420874"/>
      <w:bookmarkStart w:id="1222" w:name="_Toc521421264"/>
      <w:bookmarkStart w:id="1223" w:name="_Toc521421654"/>
      <w:bookmarkStart w:id="1224" w:name="_Toc521481532"/>
      <w:bookmarkStart w:id="1225" w:name="_Toc521481922"/>
      <w:bookmarkStart w:id="1226" w:name="_Toc521482312"/>
      <w:bookmarkStart w:id="1227" w:name="_Toc521482702"/>
      <w:bookmarkStart w:id="1228" w:name="_Toc521483092"/>
      <w:bookmarkStart w:id="1229" w:name="_Toc521483481"/>
      <w:bookmarkStart w:id="1230" w:name="_Toc522870711"/>
      <w:bookmarkStart w:id="1231" w:name="_Toc522871839"/>
      <w:bookmarkStart w:id="1232" w:name="_Toc525558832"/>
      <w:bookmarkStart w:id="1233" w:name="_Toc525559249"/>
      <w:bookmarkStart w:id="1234" w:name="_Toc518384436"/>
      <w:bookmarkStart w:id="1235" w:name="_Toc518392326"/>
      <w:bookmarkStart w:id="1236" w:name="_Toc518641625"/>
      <w:bookmarkStart w:id="1237" w:name="_Toc518641990"/>
      <w:bookmarkStart w:id="1238" w:name="_Toc521420888"/>
      <w:bookmarkStart w:id="1239" w:name="_Toc521421278"/>
      <w:bookmarkStart w:id="1240" w:name="_Toc521421668"/>
      <w:bookmarkStart w:id="1241" w:name="_Toc521481546"/>
      <w:bookmarkStart w:id="1242" w:name="_Toc521481936"/>
      <w:bookmarkStart w:id="1243" w:name="_Toc521482326"/>
      <w:bookmarkStart w:id="1244" w:name="_Toc521482716"/>
      <w:bookmarkStart w:id="1245" w:name="_Toc521483106"/>
      <w:bookmarkStart w:id="1246" w:name="_Toc521483495"/>
      <w:bookmarkStart w:id="1247" w:name="_Toc522870725"/>
      <w:bookmarkStart w:id="1248" w:name="_Toc522871853"/>
      <w:bookmarkStart w:id="1249" w:name="_Toc525558846"/>
      <w:bookmarkStart w:id="1250" w:name="_Toc525559263"/>
      <w:bookmarkStart w:id="1251" w:name="_Toc518384437"/>
      <w:bookmarkStart w:id="1252" w:name="_Toc518392327"/>
      <w:bookmarkStart w:id="1253" w:name="_Toc518641626"/>
      <w:bookmarkStart w:id="1254" w:name="_Toc518641991"/>
      <w:bookmarkStart w:id="1255" w:name="_Toc521420889"/>
      <w:bookmarkStart w:id="1256" w:name="_Toc521421279"/>
      <w:bookmarkStart w:id="1257" w:name="_Toc521421669"/>
      <w:bookmarkStart w:id="1258" w:name="_Toc521481547"/>
      <w:bookmarkStart w:id="1259" w:name="_Toc521481937"/>
      <w:bookmarkStart w:id="1260" w:name="_Toc521482327"/>
      <w:bookmarkStart w:id="1261" w:name="_Toc521482717"/>
      <w:bookmarkStart w:id="1262" w:name="_Toc521483107"/>
      <w:bookmarkStart w:id="1263" w:name="_Toc521483496"/>
      <w:bookmarkStart w:id="1264" w:name="_Toc522870726"/>
      <w:bookmarkStart w:id="1265" w:name="_Toc522871854"/>
      <w:bookmarkStart w:id="1266" w:name="_Toc525558847"/>
      <w:bookmarkStart w:id="1267" w:name="_Toc525559264"/>
      <w:bookmarkStart w:id="1268" w:name="_Toc518384438"/>
      <w:bookmarkStart w:id="1269" w:name="_Toc518392328"/>
      <w:bookmarkStart w:id="1270" w:name="_Toc518641627"/>
      <w:bookmarkStart w:id="1271" w:name="_Toc518641992"/>
      <w:bookmarkStart w:id="1272" w:name="_Toc521420890"/>
      <w:bookmarkStart w:id="1273" w:name="_Toc521421280"/>
      <w:bookmarkStart w:id="1274" w:name="_Toc521421670"/>
      <w:bookmarkStart w:id="1275" w:name="_Toc521481548"/>
      <w:bookmarkStart w:id="1276" w:name="_Toc521481938"/>
      <w:bookmarkStart w:id="1277" w:name="_Toc521482328"/>
      <w:bookmarkStart w:id="1278" w:name="_Toc521482718"/>
      <w:bookmarkStart w:id="1279" w:name="_Toc521483108"/>
      <w:bookmarkStart w:id="1280" w:name="_Toc521483497"/>
      <w:bookmarkStart w:id="1281" w:name="_Toc522870727"/>
      <w:bookmarkStart w:id="1282" w:name="_Toc522871855"/>
      <w:bookmarkStart w:id="1283" w:name="_Toc525558848"/>
      <w:bookmarkStart w:id="1284" w:name="_Toc525559265"/>
      <w:bookmarkStart w:id="1285" w:name="_Toc518384445"/>
      <w:bookmarkStart w:id="1286" w:name="_Toc518392335"/>
      <w:bookmarkStart w:id="1287" w:name="_Toc518641634"/>
      <w:bookmarkStart w:id="1288" w:name="_Toc518641999"/>
      <w:bookmarkStart w:id="1289" w:name="_Toc521420897"/>
      <w:bookmarkStart w:id="1290" w:name="_Toc521421287"/>
      <w:bookmarkStart w:id="1291" w:name="_Toc521421677"/>
      <w:bookmarkStart w:id="1292" w:name="_Toc521481555"/>
      <w:bookmarkStart w:id="1293" w:name="_Toc521481945"/>
      <w:bookmarkStart w:id="1294" w:name="_Toc521482335"/>
      <w:bookmarkStart w:id="1295" w:name="_Toc521482725"/>
      <w:bookmarkStart w:id="1296" w:name="_Toc521483115"/>
      <w:bookmarkStart w:id="1297" w:name="_Toc521483504"/>
      <w:bookmarkStart w:id="1298" w:name="_Toc522870728"/>
      <w:bookmarkStart w:id="1299" w:name="_Toc522871856"/>
      <w:bookmarkStart w:id="1300" w:name="_Toc525558849"/>
      <w:bookmarkStart w:id="1301" w:name="_Toc525559266"/>
      <w:bookmarkStart w:id="1302" w:name="_Toc518384446"/>
      <w:bookmarkStart w:id="1303" w:name="_Toc518392336"/>
      <w:bookmarkStart w:id="1304" w:name="_Toc518641635"/>
      <w:bookmarkStart w:id="1305" w:name="_Toc518642000"/>
      <w:bookmarkStart w:id="1306" w:name="_Toc521420898"/>
      <w:bookmarkStart w:id="1307" w:name="_Toc521421288"/>
      <w:bookmarkStart w:id="1308" w:name="_Toc521421678"/>
      <w:bookmarkStart w:id="1309" w:name="_Toc521481556"/>
      <w:bookmarkStart w:id="1310" w:name="_Toc521481946"/>
      <w:bookmarkStart w:id="1311" w:name="_Toc521482336"/>
      <w:bookmarkStart w:id="1312" w:name="_Toc521482726"/>
      <w:bookmarkStart w:id="1313" w:name="_Toc521483116"/>
      <w:bookmarkStart w:id="1314" w:name="_Toc521483505"/>
      <w:bookmarkStart w:id="1315" w:name="_Toc522870729"/>
      <w:bookmarkStart w:id="1316" w:name="_Toc522871857"/>
      <w:bookmarkStart w:id="1317" w:name="_Toc525558850"/>
      <w:bookmarkStart w:id="1318" w:name="_Toc525559267"/>
      <w:bookmarkStart w:id="1319" w:name="_Toc518384447"/>
      <w:bookmarkStart w:id="1320" w:name="_Toc518392337"/>
      <w:bookmarkStart w:id="1321" w:name="_Toc518641636"/>
      <w:bookmarkStart w:id="1322" w:name="_Toc518642001"/>
      <w:bookmarkStart w:id="1323" w:name="_Toc521420899"/>
      <w:bookmarkStart w:id="1324" w:name="_Toc521421289"/>
      <w:bookmarkStart w:id="1325" w:name="_Toc521421679"/>
      <w:bookmarkStart w:id="1326" w:name="_Toc521481557"/>
      <w:bookmarkStart w:id="1327" w:name="_Toc521481947"/>
      <w:bookmarkStart w:id="1328" w:name="_Toc521482337"/>
      <w:bookmarkStart w:id="1329" w:name="_Toc521482727"/>
      <w:bookmarkStart w:id="1330" w:name="_Toc521483117"/>
      <w:bookmarkStart w:id="1331" w:name="_Toc521483506"/>
      <w:bookmarkStart w:id="1332" w:name="_Toc522870730"/>
      <w:bookmarkStart w:id="1333" w:name="_Toc522871858"/>
      <w:bookmarkStart w:id="1334" w:name="_Toc525558851"/>
      <w:bookmarkStart w:id="1335" w:name="_Toc525559268"/>
      <w:bookmarkStart w:id="1336" w:name="_Toc518384448"/>
      <w:bookmarkStart w:id="1337" w:name="_Toc518392338"/>
      <w:bookmarkStart w:id="1338" w:name="_Toc518641637"/>
      <w:bookmarkStart w:id="1339" w:name="_Toc518642002"/>
      <w:bookmarkStart w:id="1340" w:name="_Toc521420900"/>
      <w:bookmarkStart w:id="1341" w:name="_Toc521421290"/>
      <w:bookmarkStart w:id="1342" w:name="_Toc521421680"/>
      <w:bookmarkStart w:id="1343" w:name="_Toc521481558"/>
      <w:bookmarkStart w:id="1344" w:name="_Toc521481948"/>
      <w:bookmarkStart w:id="1345" w:name="_Toc521482338"/>
      <w:bookmarkStart w:id="1346" w:name="_Toc521482728"/>
      <w:bookmarkStart w:id="1347" w:name="_Toc521483118"/>
      <w:bookmarkStart w:id="1348" w:name="_Toc521483507"/>
      <w:bookmarkStart w:id="1349" w:name="_Toc522870731"/>
      <w:bookmarkStart w:id="1350" w:name="_Toc522871859"/>
      <w:bookmarkStart w:id="1351" w:name="_Toc525558852"/>
      <w:bookmarkStart w:id="1352" w:name="_Toc525559269"/>
      <w:bookmarkStart w:id="1353" w:name="_Toc518384449"/>
      <w:bookmarkStart w:id="1354" w:name="_Toc518392339"/>
      <w:bookmarkStart w:id="1355" w:name="_Toc518641638"/>
      <w:bookmarkStart w:id="1356" w:name="_Toc518642003"/>
      <w:bookmarkStart w:id="1357" w:name="_Toc521420901"/>
      <w:bookmarkStart w:id="1358" w:name="_Toc521421291"/>
      <w:bookmarkStart w:id="1359" w:name="_Toc521421681"/>
      <w:bookmarkStart w:id="1360" w:name="_Toc521481559"/>
      <w:bookmarkStart w:id="1361" w:name="_Toc521481949"/>
      <w:bookmarkStart w:id="1362" w:name="_Toc521482339"/>
      <w:bookmarkStart w:id="1363" w:name="_Toc521482729"/>
      <w:bookmarkStart w:id="1364" w:name="_Toc521483119"/>
      <w:bookmarkStart w:id="1365" w:name="_Toc521483508"/>
      <w:bookmarkStart w:id="1366" w:name="_Toc522870732"/>
      <w:bookmarkStart w:id="1367" w:name="_Toc522871860"/>
      <w:bookmarkStart w:id="1368" w:name="_Toc525558853"/>
      <w:bookmarkStart w:id="1369" w:name="_Toc525559270"/>
      <w:bookmarkStart w:id="1370" w:name="_Toc525560012"/>
      <w:bookmarkStart w:id="1371" w:name="_Toc525560383"/>
      <w:bookmarkStart w:id="1372" w:name="_Toc525897205"/>
      <w:bookmarkStart w:id="1373" w:name="_Toc525897575"/>
      <w:bookmarkStart w:id="1374" w:name="_Toc526506492"/>
      <w:bookmarkStart w:id="1375" w:name="_Toc526506869"/>
      <w:bookmarkStart w:id="1376" w:name="_Toc526507248"/>
      <w:bookmarkStart w:id="1377" w:name="_Toc518384450"/>
      <w:bookmarkStart w:id="1378" w:name="_Toc518392340"/>
      <w:bookmarkStart w:id="1379" w:name="_Toc518641639"/>
      <w:bookmarkStart w:id="1380" w:name="_Toc518642004"/>
      <w:bookmarkStart w:id="1381" w:name="_Toc521420902"/>
      <w:bookmarkStart w:id="1382" w:name="_Toc521421292"/>
      <w:bookmarkStart w:id="1383" w:name="_Toc521421682"/>
      <w:bookmarkStart w:id="1384" w:name="_Toc521481560"/>
      <w:bookmarkStart w:id="1385" w:name="_Toc521481950"/>
      <w:bookmarkStart w:id="1386" w:name="_Toc521482340"/>
      <w:bookmarkStart w:id="1387" w:name="_Toc521482730"/>
      <w:bookmarkStart w:id="1388" w:name="_Toc521483120"/>
      <w:bookmarkStart w:id="1389" w:name="_Toc521483509"/>
      <w:bookmarkStart w:id="1390" w:name="_Toc522870733"/>
      <w:bookmarkStart w:id="1391" w:name="_Toc522871861"/>
      <w:bookmarkStart w:id="1392" w:name="_Toc525558854"/>
      <w:bookmarkStart w:id="1393" w:name="_Toc525559271"/>
      <w:bookmarkStart w:id="1394" w:name="_Toc525560013"/>
      <w:bookmarkStart w:id="1395" w:name="_Toc525560384"/>
      <w:bookmarkStart w:id="1396" w:name="_Toc525897206"/>
      <w:bookmarkStart w:id="1397" w:name="_Toc525897576"/>
      <w:bookmarkStart w:id="1398" w:name="_Toc526506493"/>
      <w:bookmarkStart w:id="1399" w:name="_Toc526506870"/>
      <w:bookmarkStart w:id="1400" w:name="_Toc526507249"/>
      <w:bookmarkStart w:id="1401" w:name="_Toc518392341"/>
      <w:bookmarkStart w:id="1402" w:name="_Toc518641640"/>
      <w:bookmarkStart w:id="1403" w:name="_Toc518642005"/>
      <w:bookmarkStart w:id="1404" w:name="_Toc521420903"/>
      <w:bookmarkStart w:id="1405" w:name="_Toc521421293"/>
      <w:bookmarkStart w:id="1406" w:name="_Toc521421683"/>
      <w:bookmarkStart w:id="1407" w:name="_Toc521481561"/>
      <w:bookmarkStart w:id="1408" w:name="_Toc521481951"/>
      <w:bookmarkStart w:id="1409" w:name="_Toc521482341"/>
      <w:bookmarkStart w:id="1410" w:name="_Toc521482731"/>
      <w:bookmarkStart w:id="1411" w:name="_Toc521483121"/>
      <w:bookmarkStart w:id="1412" w:name="_Toc521483510"/>
      <w:bookmarkStart w:id="1413" w:name="_Toc522870734"/>
      <w:bookmarkStart w:id="1414" w:name="_Toc522871862"/>
      <w:bookmarkStart w:id="1415" w:name="_Toc525558855"/>
      <w:bookmarkStart w:id="1416" w:name="_Toc525559272"/>
      <w:bookmarkStart w:id="1417" w:name="_Toc525560014"/>
      <w:bookmarkStart w:id="1418" w:name="_Toc525560385"/>
      <w:bookmarkStart w:id="1419" w:name="_Toc525897207"/>
      <w:bookmarkStart w:id="1420" w:name="_Toc525897577"/>
      <w:bookmarkStart w:id="1421" w:name="_Toc526506494"/>
      <w:bookmarkStart w:id="1422" w:name="_Toc526506871"/>
      <w:bookmarkStart w:id="1423" w:name="_Toc526507250"/>
      <w:bookmarkStart w:id="1424" w:name="_Toc518384452"/>
      <w:bookmarkStart w:id="1425" w:name="_Toc518392342"/>
      <w:bookmarkStart w:id="1426" w:name="_Toc518641641"/>
      <w:bookmarkStart w:id="1427" w:name="_Toc518642006"/>
      <w:bookmarkStart w:id="1428" w:name="_Toc521420904"/>
      <w:bookmarkStart w:id="1429" w:name="_Toc521421294"/>
      <w:bookmarkStart w:id="1430" w:name="_Toc521421684"/>
      <w:bookmarkStart w:id="1431" w:name="_Toc521481562"/>
      <w:bookmarkStart w:id="1432" w:name="_Toc521481952"/>
      <w:bookmarkStart w:id="1433" w:name="_Toc521482342"/>
      <w:bookmarkStart w:id="1434" w:name="_Toc521482732"/>
      <w:bookmarkStart w:id="1435" w:name="_Toc521483122"/>
      <w:bookmarkStart w:id="1436" w:name="_Toc521483511"/>
      <w:bookmarkStart w:id="1437" w:name="_Toc522870735"/>
      <w:bookmarkStart w:id="1438" w:name="_Toc522871863"/>
      <w:bookmarkStart w:id="1439" w:name="_Toc525558856"/>
      <w:bookmarkStart w:id="1440" w:name="_Toc525559273"/>
      <w:bookmarkStart w:id="1441" w:name="_Toc525560015"/>
      <w:bookmarkStart w:id="1442" w:name="_Toc525560386"/>
      <w:bookmarkStart w:id="1443" w:name="_Toc525897208"/>
      <w:bookmarkStart w:id="1444" w:name="_Toc525897578"/>
      <w:bookmarkStart w:id="1445" w:name="_Toc526506495"/>
      <w:bookmarkStart w:id="1446" w:name="_Toc526506872"/>
      <w:bookmarkStart w:id="1447" w:name="_Toc526507251"/>
      <w:bookmarkStart w:id="1448" w:name="_Toc518384453"/>
      <w:bookmarkStart w:id="1449" w:name="_Toc518392343"/>
      <w:bookmarkStart w:id="1450" w:name="_Toc518641642"/>
      <w:bookmarkStart w:id="1451" w:name="_Toc518642007"/>
      <w:bookmarkStart w:id="1452" w:name="_Toc521420905"/>
      <w:bookmarkStart w:id="1453" w:name="_Toc521421295"/>
      <w:bookmarkStart w:id="1454" w:name="_Toc521421685"/>
      <w:bookmarkStart w:id="1455" w:name="_Toc521481563"/>
      <w:bookmarkStart w:id="1456" w:name="_Toc521481953"/>
      <w:bookmarkStart w:id="1457" w:name="_Toc521482343"/>
      <w:bookmarkStart w:id="1458" w:name="_Toc521482733"/>
      <w:bookmarkStart w:id="1459" w:name="_Toc521483123"/>
      <w:bookmarkStart w:id="1460" w:name="_Toc521483512"/>
      <w:bookmarkStart w:id="1461" w:name="_Toc522870736"/>
      <w:bookmarkStart w:id="1462" w:name="_Toc522871864"/>
      <w:bookmarkStart w:id="1463" w:name="_Toc525558857"/>
      <w:bookmarkStart w:id="1464" w:name="_Toc525559274"/>
      <w:bookmarkStart w:id="1465" w:name="_Toc525560016"/>
      <w:bookmarkStart w:id="1466" w:name="_Toc525560387"/>
      <w:bookmarkStart w:id="1467" w:name="_Toc525897209"/>
      <w:bookmarkStart w:id="1468" w:name="_Toc525897579"/>
      <w:bookmarkStart w:id="1469" w:name="_Toc526506496"/>
      <w:bookmarkStart w:id="1470" w:name="_Toc526506873"/>
      <w:bookmarkStart w:id="1471" w:name="_Toc526507252"/>
      <w:bookmarkStart w:id="1472" w:name="_Toc518384454"/>
      <w:bookmarkStart w:id="1473" w:name="_Toc518392344"/>
      <w:bookmarkStart w:id="1474" w:name="_Toc518641643"/>
      <w:bookmarkStart w:id="1475" w:name="_Toc518642008"/>
      <w:bookmarkStart w:id="1476" w:name="_Toc521420906"/>
      <w:bookmarkStart w:id="1477" w:name="_Toc521421296"/>
      <w:bookmarkStart w:id="1478" w:name="_Toc521421686"/>
      <w:bookmarkStart w:id="1479" w:name="_Toc521481564"/>
      <w:bookmarkStart w:id="1480" w:name="_Toc521481954"/>
      <w:bookmarkStart w:id="1481" w:name="_Toc521482344"/>
      <w:bookmarkStart w:id="1482" w:name="_Toc521482734"/>
      <w:bookmarkStart w:id="1483" w:name="_Toc521483124"/>
      <w:bookmarkStart w:id="1484" w:name="_Toc521483513"/>
      <w:bookmarkStart w:id="1485" w:name="_Toc522870737"/>
      <w:bookmarkStart w:id="1486" w:name="_Toc522871865"/>
      <w:bookmarkStart w:id="1487" w:name="_Toc525558858"/>
      <w:bookmarkStart w:id="1488" w:name="_Toc525559275"/>
      <w:bookmarkStart w:id="1489" w:name="_Toc525560017"/>
      <w:bookmarkStart w:id="1490" w:name="_Toc525560388"/>
      <w:bookmarkStart w:id="1491" w:name="_Toc525897210"/>
      <w:bookmarkStart w:id="1492" w:name="_Toc525897580"/>
      <w:bookmarkStart w:id="1493" w:name="_Toc526506497"/>
      <w:bookmarkStart w:id="1494" w:name="_Toc526506874"/>
      <w:bookmarkStart w:id="1495" w:name="_Toc526507253"/>
      <w:bookmarkStart w:id="1496" w:name="_Toc518384455"/>
      <w:bookmarkStart w:id="1497" w:name="_Toc518392345"/>
      <w:bookmarkStart w:id="1498" w:name="_Toc518641644"/>
      <w:bookmarkStart w:id="1499" w:name="_Toc518642009"/>
      <w:bookmarkStart w:id="1500" w:name="_Toc521420907"/>
      <w:bookmarkStart w:id="1501" w:name="_Toc521421297"/>
      <w:bookmarkStart w:id="1502" w:name="_Toc521421687"/>
      <w:bookmarkStart w:id="1503" w:name="_Toc521481565"/>
      <w:bookmarkStart w:id="1504" w:name="_Toc521481955"/>
      <w:bookmarkStart w:id="1505" w:name="_Toc521482345"/>
      <w:bookmarkStart w:id="1506" w:name="_Toc521482735"/>
      <w:bookmarkStart w:id="1507" w:name="_Toc521483125"/>
      <w:bookmarkStart w:id="1508" w:name="_Toc521483514"/>
      <w:bookmarkStart w:id="1509" w:name="_Toc522870738"/>
      <w:bookmarkStart w:id="1510" w:name="_Toc522871866"/>
      <w:bookmarkStart w:id="1511" w:name="_Toc525558859"/>
      <w:bookmarkStart w:id="1512" w:name="_Toc525559276"/>
      <w:bookmarkStart w:id="1513" w:name="_Toc525560018"/>
      <w:bookmarkStart w:id="1514" w:name="_Toc525560389"/>
      <w:bookmarkStart w:id="1515" w:name="_Toc525897211"/>
      <w:bookmarkStart w:id="1516" w:name="_Toc525897581"/>
      <w:bookmarkStart w:id="1517" w:name="_Toc526506498"/>
      <w:bookmarkStart w:id="1518" w:name="_Toc526506875"/>
      <w:bookmarkStart w:id="1519" w:name="_Toc526507254"/>
      <w:bookmarkStart w:id="1520" w:name="_Toc518384456"/>
      <w:bookmarkStart w:id="1521" w:name="_Toc518392346"/>
      <w:bookmarkStart w:id="1522" w:name="_Toc518641645"/>
      <w:bookmarkStart w:id="1523" w:name="_Toc518642010"/>
      <w:bookmarkStart w:id="1524" w:name="_Toc521420908"/>
      <w:bookmarkStart w:id="1525" w:name="_Toc521421298"/>
      <w:bookmarkStart w:id="1526" w:name="_Toc521421688"/>
      <w:bookmarkStart w:id="1527" w:name="_Toc521481566"/>
      <w:bookmarkStart w:id="1528" w:name="_Toc521481956"/>
      <w:bookmarkStart w:id="1529" w:name="_Toc521482346"/>
      <w:bookmarkStart w:id="1530" w:name="_Toc521482736"/>
      <w:bookmarkStart w:id="1531" w:name="_Toc521483126"/>
      <w:bookmarkStart w:id="1532" w:name="_Toc521483515"/>
      <w:bookmarkStart w:id="1533" w:name="_Toc522870739"/>
      <w:bookmarkStart w:id="1534" w:name="_Toc522871867"/>
      <w:bookmarkStart w:id="1535" w:name="_Toc525558860"/>
      <w:bookmarkStart w:id="1536" w:name="_Toc525559277"/>
      <w:bookmarkStart w:id="1537" w:name="_Toc525560019"/>
      <w:bookmarkStart w:id="1538" w:name="_Toc525560390"/>
      <w:bookmarkStart w:id="1539" w:name="_Toc525897212"/>
      <w:bookmarkStart w:id="1540" w:name="_Toc525897582"/>
      <w:bookmarkStart w:id="1541" w:name="_Toc526506499"/>
      <w:bookmarkStart w:id="1542" w:name="_Toc526506876"/>
      <w:bookmarkStart w:id="1543" w:name="_Toc526507255"/>
      <w:bookmarkStart w:id="1544" w:name="_Toc518384457"/>
      <w:bookmarkStart w:id="1545" w:name="_Toc518392347"/>
      <w:bookmarkStart w:id="1546" w:name="_Toc518641646"/>
      <w:bookmarkStart w:id="1547" w:name="_Toc518642011"/>
      <w:bookmarkStart w:id="1548" w:name="_Toc521420909"/>
      <w:bookmarkStart w:id="1549" w:name="_Toc521421299"/>
      <w:bookmarkStart w:id="1550" w:name="_Toc521421689"/>
      <w:bookmarkStart w:id="1551" w:name="_Toc521481567"/>
      <w:bookmarkStart w:id="1552" w:name="_Toc521481957"/>
      <w:bookmarkStart w:id="1553" w:name="_Toc521482347"/>
      <w:bookmarkStart w:id="1554" w:name="_Toc521482737"/>
      <w:bookmarkStart w:id="1555" w:name="_Toc521483127"/>
      <w:bookmarkStart w:id="1556" w:name="_Toc521483516"/>
      <w:bookmarkStart w:id="1557" w:name="_Toc522870740"/>
      <w:bookmarkStart w:id="1558" w:name="_Toc522871868"/>
      <w:bookmarkStart w:id="1559" w:name="_Toc525558861"/>
      <w:bookmarkStart w:id="1560" w:name="_Toc525559278"/>
      <w:bookmarkStart w:id="1561" w:name="_Toc525560020"/>
      <w:bookmarkStart w:id="1562" w:name="_Toc525560391"/>
      <w:bookmarkStart w:id="1563" w:name="_Toc525897213"/>
      <w:bookmarkStart w:id="1564" w:name="_Toc525897583"/>
      <w:bookmarkStart w:id="1565" w:name="_Toc526506500"/>
      <w:bookmarkStart w:id="1566" w:name="_Toc526506877"/>
      <w:bookmarkStart w:id="1567" w:name="_Toc526507256"/>
      <w:bookmarkStart w:id="1568" w:name="_Toc518384458"/>
      <w:bookmarkStart w:id="1569" w:name="_Toc518392348"/>
      <w:bookmarkStart w:id="1570" w:name="_Toc518641647"/>
      <w:bookmarkStart w:id="1571" w:name="_Toc518642012"/>
      <w:bookmarkStart w:id="1572" w:name="_Toc521420910"/>
      <w:bookmarkStart w:id="1573" w:name="_Toc521421300"/>
      <w:bookmarkStart w:id="1574" w:name="_Toc521421690"/>
      <w:bookmarkStart w:id="1575" w:name="_Toc521481568"/>
      <w:bookmarkStart w:id="1576" w:name="_Toc521481958"/>
      <w:bookmarkStart w:id="1577" w:name="_Toc521482348"/>
      <w:bookmarkStart w:id="1578" w:name="_Toc521482738"/>
      <w:bookmarkStart w:id="1579" w:name="_Toc521483128"/>
      <w:bookmarkStart w:id="1580" w:name="_Toc521483517"/>
      <w:bookmarkStart w:id="1581" w:name="_Toc522870741"/>
      <w:bookmarkStart w:id="1582" w:name="_Toc522871869"/>
      <w:bookmarkStart w:id="1583" w:name="_Toc525558862"/>
      <w:bookmarkStart w:id="1584" w:name="_Toc525559279"/>
      <w:bookmarkStart w:id="1585" w:name="_Toc525560021"/>
      <w:bookmarkStart w:id="1586" w:name="_Toc525560392"/>
      <w:bookmarkStart w:id="1587" w:name="_Toc525897214"/>
      <w:bookmarkStart w:id="1588" w:name="_Toc525897584"/>
      <w:bookmarkStart w:id="1589" w:name="_Toc526506501"/>
      <w:bookmarkStart w:id="1590" w:name="_Toc526506878"/>
      <w:bookmarkStart w:id="1591" w:name="_Toc526507257"/>
      <w:bookmarkStart w:id="1592" w:name="_Toc518384461"/>
      <w:bookmarkStart w:id="1593" w:name="_Toc518392351"/>
      <w:bookmarkStart w:id="1594" w:name="_Toc518641650"/>
      <w:bookmarkStart w:id="1595" w:name="_Toc518642015"/>
      <w:bookmarkStart w:id="1596" w:name="_Toc521420913"/>
      <w:bookmarkStart w:id="1597" w:name="_Toc521421303"/>
      <w:bookmarkStart w:id="1598" w:name="_Toc521421693"/>
      <w:bookmarkStart w:id="1599" w:name="_Toc521481571"/>
      <w:bookmarkStart w:id="1600" w:name="_Toc521481961"/>
      <w:bookmarkStart w:id="1601" w:name="_Toc521482351"/>
      <w:bookmarkStart w:id="1602" w:name="_Toc521482741"/>
      <w:bookmarkStart w:id="1603" w:name="_Toc521483131"/>
      <w:bookmarkStart w:id="1604" w:name="_Toc521483520"/>
      <w:bookmarkStart w:id="1605" w:name="_Toc522870744"/>
      <w:bookmarkStart w:id="1606" w:name="_Toc522871872"/>
      <w:bookmarkStart w:id="1607" w:name="_Toc525558865"/>
      <w:bookmarkStart w:id="1608" w:name="_Toc525559282"/>
      <w:bookmarkStart w:id="1609" w:name="_Toc525560022"/>
      <w:bookmarkStart w:id="1610" w:name="_Toc525560393"/>
      <w:bookmarkStart w:id="1611" w:name="_Toc525897215"/>
      <w:bookmarkStart w:id="1612" w:name="_Toc525897585"/>
      <w:bookmarkStart w:id="1613" w:name="_Toc526506502"/>
      <w:bookmarkStart w:id="1614" w:name="_Toc526506879"/>
      <w:bookmarkStart w:id="1615" w:name="_Toc526507258"/>
      <w:bookmarkStart w:id="1616" w:name="_Toc518384462"/>
      <w:bookmarkStart w:id="1617" w:name="_Toc518392352"/>
      <w:bookmarkStart w:id="1618" w:name="_Toc518641651"/>
      <w:bookmarkStart w:id="1619" w:name="_Toc518642016"/>
      <w:bookmarkStart w:id="1620" w:name="_Toc521420914"/>
      <w:bookmarkStart w:id="1621" w:name="_Toc521421304"/>
      <w:bookmarkStart w:id="1622" w:name="_Toc521421694"/>
      <w:bookmarkStart w:id="1623" w:name="_Toc521481572"/>
      <w:bookmarkStart w:id="1624" w:name="_Toc521481962"/>
      <w:bookmarkStart w:id="1625" w:name="_Toc521482352"/>
      <w:bookmarkStart w:id="1626" w:name="_Toc521482742"/>
      <w:bookmarkStart w:id="1627" w:name="_Toc521483132"/>
      <w:bookmarkStart w:id="1628" w:name="_Toc521483521"/>
      <w:bookmarkStart w:id="1629" w:name="_Toc522870745"/>
      <w:bookmarkStart w:id="1630" w:name="_Toc522871873"/>
      <w:bookmarkStart w:id="1631" w:name="_Toc525558866"/>
      <w:bookmarkStart w:id="1632" w:name="_Toc525559283"/>
      <w:bookmarkStart w:id="1633" w:name="_Toc525560023"/>
      <w:bookmarkStart w:id="1634" w:name="_Toc525560394"/>
      <w:bookmarkStart w:id="1635" w:name="_Toc525897216"/>
      <w:bookmarkStart w:id="1636" w:name="_Toc525897586"/>
      <w:bookmarkStart w:id="1637" w:name="_Toc526506503"/>
      <w:bookmarkStart w:id="1638" w:name="_Toc526506880"/>
      <w:bookmarkStart w:id="1639" w:name="_Toc526507259"/>
      <w:bookmarkStart w:id="1640" w:name="_Toc518392353"/>
      <w:bookmarkStart w:id="1641" w:name="_Toc518641652"/>
      <w:bookmarkStart w:id="1642" w:name="_Toc518642017"/>
      <w:bookmarkStart w:id="1643" w:name="_Toc521420915"/>
      <w:bookmarkStart w:id="1644" w:name="_Toc521421305"/>
      <w:bookmarkStart w:id="1645" w:name="_Toc521421695"/>
      <w:bookmarkStart w:id="1646" w:name="_Toc521481573"/>
      <w:bookmarkStart w:id="1647" w:name="_Toc521481963"/>
      <w:bookmarkStart w:id="1648" w:name="_Toc521482353"/>
      <w:bookmarkStart w:id="1649" w:name="_Toc521482743"/>
      <w:bookmarkStart w:id="1650" w:name="_Toc521483133"/>
      <w:bookmarkStart w:id="1651" w:name="_Toc521483522"/>
      <w:bookmarkStart w:id="1652" w:name="_Toc522870746"/>
      <w:bookmarkStart w:id="1653" w:name="_Toc522871874"/>
      <w:bookmarkStart w:id="1654" w:name="_Toc525558867"/>
      <w:bookmarkStart w:id="1655" w:name="_Toc525559284"/>
      <w:bookmarkStart w:id="1656" w:name="_Toc525560024"/>
      <w:bookmarkStart w:id="1657" w:name="_Toc525560395"/>
      <w:bookmarkStart w:id="1658" w:name="_Toc525897217"/>
      <w:bookmarkStart w:id="1659" w:name="_Toc525897587"/>
      <w:bookmarkStart w:id="1660" w:name="_Toc526506504"/>
      <w:bookmarkStart w:id="1661" w:name="_Toc526506881"/>
      <w:bookmarkStart w:id="1662" w:name="_Toc526507260"/>
      <w:bookmarkStart w:id="1663" w:name="_Toc518384464"/>
      <w:bookmarkStart w:id="1664" w:name="_Toc518392354"/>
      <w:bookmarkStart w:id="1665" w:name="_Toc518641653"/>
      <w:bookmarkStart w:id="1666" w:name="_Toc518642018"/>
      <w:bookmarkStart w:id="1667" w:name="_Toc521420916"/>
      <w:bookmarkStart w:id="1668" w:name="_Toc521421306"/>
      <w:bookmarkStart w:id="1669" w:name="_Toc521421696"/>
      <w:bookmarkStart w:id="1670" w:name="_Toc521481574"/>
      <w:bookmarkStart w:id="1671" w:name="_Toc521481964"/>
      <w:bookmarkStart w:id="1672" w:name="_Toc521482354"/>
      <w:bookmarkStart w:id="1673" w:name="_Toc521482744"/>
      <w:bookmarkStart w:id="1674" w:name="_Toc521483134"/>
      <w:bookmarkStart w:id="1675" w:name="_Toc521483523"/>
      <w:bookmarkStart w:id="1676" w:name="_Toc522870747"/>
      <w:bookmarkStart w:id="1677" w:name="_Toc522871875"/>
      <w:bookmarkStart w:id="1678" w:name="_Toc525558868"/>
      <w:bookmarkStart w:id="1679" w:name="_Toc525559285"/>
      <w:bookmarkStart w:id="1680" w:name="_Toc525560025"/>
      <w:bookmarkStart w:id="1681" w:name="_Toc525560396"/>
      <w:bookmarkStart w:id="1682" w:name="_Toc525897218"/>
      <w:bookmarkStart w:id="1683" w:name="_Toc525897588"/>
      <w:bookmarkStart w:id="1684" w:name="_Toc526506505"/>
      <w:bookmarkStart w:id="1685" w:name="_Toc526506882"/>
      <w:bookmarkStart w:id="1686" w:name="_Toc526507261"/>
      <w:bookmarkStart w:id="1687" w:name="_Toc518384465"/>
      <w:bookmarkStart w:id="1688" w:name="_Toc518392355"/>
      <w:bookmarkStart w:id="1689" w:name="_Toc518641654"/>
      <w:bookmarkStart w:id="1690" w:name="_Toc518642019"/>
      <w:bookmarkStart w:id="1691" w:name="_Toc521420917"/>
      <w:bookmarkStart w:id="1692" w:name="_Toc521421307"/>
      <w:bookmarkStart w:id="1693" w:name="_Toc521421697"/>
      <w:bookmarkStart w:id="1694" w:name="_Toc521481575"/>
      <w:bookmarkStart w:id="1695" w:name="_Toc521481965"/>
      <w:bookmarkStart w:id="1696" w:name="_Toc521482355"/>
      <w:bookmarkStart w:id="1697" w:name="_Toc521482745"/>
      <w:bookmarkStart w:id="1698" w:name="_Toc521483135"/>
      <w:bookmarkStart w:id="1699" w:name="_Toc521483524"/>
      <w:bookmarkStart w:id="1700" w:name="_Toc522870748"/>
      <w:bookmarkStart w:id="1701" w:name="_Toc522871876"/>
      <w:bookmarkStart w:id="1702" w:name="_Toc525558869"/>
      <w:bookmarkStart w:id="1703" w:name="_Toc525559286"/>
      <w:bookmarkStart w:id="1704" w:name="_Toc525560026"/>
      <w:bookmarkStart w:id="1705" w:name="_Toc525560397"/>
      <w:bookmarkStart w:id="1706" w:name="_Toc525897219"/>
      <w:bookmarkStart w:id="1707" w:name="_Toc525897589"/>
      <w:bookmarkStart w:id="1708" w:name="_Toc526506506"/>
      <w:bookmarkStart w:id="1709" w:name="_Toc526506883"/>
      <w:bookmarkStart w:id="1710" w:name="_Toc526507262"/>
      <w:bookmarkStart w:id="1711" w:name="_Toc518384466"/>
      <w:bookmarkStart w:id="1712" w:name="_Toc518392356"/>
      <w:bookmarkStart w:id="1713" w:name="_Toc518641655"/>
      <w:bookmarkStart w:id="1714" w:name="_Toc518642020"/>
      <w:bookmarkStart w:id="1715" w:name="_Toc521420918"/>
      <w:bookmarkStart w:id="1716" w:name="_Toc521421308"/>
      <w:bookmarkStart w:id="1717" w:name="_Toc521421698"/>
      <w:bookmarkStart w:id="1718" w:name="_Toc521481576"/>
      <w:bookmarkStart w:id="1719" w:name="_Toc521481966"/>
      <w:bookmarkStart w:id="1720" w:name="_Toc521482356"/>
      <w:bookmarkStart w:id="1721" w:name="_Toc521482746"/>
      <w:bookmarkStart w:id="1722" w:name="_Toc521483136"/>
      <w:bookmarkStart w:id="1723" w:name="_Toc521483525"/>
      <w:bookmarkStart w:id="1724" w:name="_Toc522870749"/>
      <w:bookmarkStart w:id="1725" w:name="_Toc522871877"/>
      <w:bookmarkStart w:id="1726" w:name="_Toc525558870"/>
      <w:bookmarkStart w:id="1727" w:name="_Toc525559287"/>
      <w:bookmarkStart w:id="1728" w:name="_Toc525560027"/>
      <w:bookmarkStart w:id="1729" w:name="_Toc525560398"/>
      <w:bookmarkStart w:id="1730" w:name="_Toc525897220"/>
      <w:bookmarkStart w:id="1731" w:name="_Toc525897590"/>
      <w:bookmarkStart w:id="1732" w:name="_Toc526506507"/>
      <w:bookmarkStart w:id="1733" w:name="_Toc526506884"/>
      <w:bookmarkStart w:id="1734" w:name="_Toc526507263"/>
      <w:bookmarkStart w:id="1735" w:name="_Toc518384467"/>
      <w:bookmarkStart w:id="1736" w:name="_Toc518392357"/>
      <w:bookmarkStart w:id="1737" w:name="_Toc518641656"/>
      <w:bookmarkStart w:id="1738" w:name="_Toc518642021"/>
      <w:bookmarkStart w:id="1739" w:name="_Toc521420919"/>
      <w:bookmarkStart w:id="1740" w:name="_Toc521421309"/>
      <w:bookmarkStart w:id="1741" w:name="_Toc521421699"/>
      <w:bookmarkStart w:id="1742" w:name="_Toc521481577"/>
      <w:bookmarkStart w:id="1743" w:name="_Toc521481967"/>
      <w:bookmarkStart w:id="1744" w:name="_Toc521482357"/>
      <w:bookmarkStart w:id="1745" w:name="_Toc521482747"/>
      <w:bookmarkStart w:id="1746" w:name="_Toc521483137"/>
      <w:bookmarkStart w:id="1747" w:name="_Toc521483526"/>
      <w:bookmarkStart w:id="1748" w:name="_Toc522870750"/>
      <w:bookmarkStart w:id="1749" w:name="_Toc522871878"/>
      <w:bookmarkStart w:id="1750" w:name="_Toc525558871"/>
      <w:bookmarkStart w:id="1751" w:name="_Toc525559288"/>
      <w:bookmarkStart w:id="1752" w:name="_Toc525560028"/>
      <w:bookmarkStart w:id="1753" w:name="_Toc525560399"/>
      <w:bookmarkStart w:id="1754" w:name="_Toc525897221"/>
      <w:bookmarkStart w:id="1755" w:name="_Toc525897591"/>
      <w:bookmarkStart w:id="1756" w:name="_Toc526506508"/>
      <w:bookmarkStart w:id="1757" w:name="_Toc526506885"/>
      <w:bookmarkStart w:id="1758" w:name="_Toc526507264"/>
      <w:bookmarkStart w:id="1759" w:name="_Toc518392358"/>
      <w:bookmarkStart w:id="1760" w:name="_Toc518641657"/>
      <w:bookmarkStart w:id="1761" w:name="_Toc518642022"/>
      <w:bookmarkStart w:id="1762" w:name="_Toc521420920"/>
      <w:bookmarkStart w:id="1763" w:name="_Toc521421310"/>
      <w:bookmarkStart w:id="1764" w:name="_Toc521421700"/>
      <w:bookmarkStart w:id="1765" w:name="_Toc521481578"/>
      <w:bookmarkStart w:id="1766" w:name="_Toc521481968"/>
      <w:bookmarkStart w:id="1767" w:name="_Toc521482358"/>
      <w:bookmarkStart w:id="1768" w:name="_Toc521482748"/>
      <w:bookmarkStart w:id="1769" w:name="_Toc521483138"/>
      <w:bookmarkStart w:id="1770" w:name="_Toc521483527"/>
      <w:bookmarkStart w:id="1771" w:name="_Toc522870751"/>
      <w:bookmarkStart w:id="1772" w:name="_Toc522871879"/>
      <w:bookmarkStart w:id="1773" w:name="_Toc525558872"/>
      <w:bookmarkStart w:id="1774" w:name="_Toc525559289"/>
      <w:bookmarkStart w:id="1775" w:name="_Toc525560029"/>
      <w:bookmarkStart w:id="1776" w:name="_Toc525560400"/>
      <w:bookmarkStart w:id="1777" w:name="_Toc525897222"/>
      <w:bookmarkStart w:id="1778" w:name="_Toc525897592"/>
      <w:bookmarkStart w:id="1779" w:name="_Toc526506509"/>
      <w:bookmarkStart w:id="1780" w:name="_Toc526506886"/>
      <w:bookmarkStart w:id="1781" w:name="_Toc526507265"/>
      <w:bookmarkStart w:id="1782" w:name="_Toc518384469"/>
      <w:bookmarkStart w:id="1783" w:name="_Toc518392359"/>
      <w:bookmarkStart w:id="1784" w:name="_Toc518641658"/>
      <w:bookmarkStart w:id="1785" w:name="_Toc518642023"/>
      <w:bookmarkStart w:id="1786" w:name="_Toc521420921"/>
      <w:bookmarkStart w:id="1787" w:name="_Toc521421311"/>
      <w:bookmarkStart w:id="1788" w:name="_Toc521421701"/>
      <w:bookmarkStart w:id="1789" w:name="_Toc521481579"/>
      <w:bookmarkStart w:id="1790" w:name="_Toc521481969"/>
      <w:bookmarkStart w:id="1791" w:name="_Toc521482359"/>
      <w:bookmarkStart w:id="1792" w:name="_Toc521482749"/>
      <w:bookmarkStart w:id="1793" w:name="_Toc521483139"/>
      <w:bookmarkStart w:id="1794" w:name="_Toc521483528"/>
      <w:bookmarkStart w:id="1795" w:name="_Toc522870752"/>
      <w:bookmarkStart w:id="1796" w:name="_Toc522871880"/>
      <w:bookmarkStart w:id="1797" w:name="_Toc525558873"/>
      <w:bookmarkStart w:id="1798" w:name="_Toc525559290"/>
      <w:bookmarkStart w:id="1799" w:name="_Toc525560030"/>
      <w:bookmarkStart w:id="1800" w:name="_Toc525560401"/>
      <w:bookmarkStart w:id="1801" w:name="_Toc525897223"/>
      <w:bookmarkStart w:id="1802" w:name="_Toc525897593"/>
      <w:bookmarkStart w:id="1803" w:name="_Toc526506510"/>
      <w:bookmarkStart w:id="1804" w:name="_Toc526506887"/>
      <w:bookmarkStart w:id="1805" w:name="_Toc526507266"/>
      <w:bookmarkStart w:id="1806" w:name="_Toc518384470"/>
      <w:bookmarkStart w:id="1807" w:name="_Toc518392360"/>
      <w:bookmarkStart w:id="1808" w:name="_Toc518641659"/>
      <w:bookmarkStart w:id="1809" w:name="_Toc518642024"/>
      <w:bookmarkStart w:id="1810" w:name="_Toc521420922"/>
      <w:bookmarkStart w:id="1811" w:name="_Toc521421312"/>
      <w:bookmarkStart w:id="1812" w:name="_Toc521421702"/>
      <w:bookmarkStart w:id="1813" w:name="_Toc521481580"/>
      <w:bookmarkStart w:id="1814" w:name="_Toc521481970"/>
      <w:bookmarkStart w:id="1815" w:name="_Toc521482360"/>
      <w:bookmarkStart w:id="1816" w:name="_Toc521482750"/>
      <w:bookmarkStart w:id="1817" w:name="_Toc521483140"/>
      <w:bookmarkStart w:id="1818" w:name="_Toc521483529"/>
      <w:bookmarkStart w:id="1819" w:name="_Toc522870753"/>
      <w:bookmarkStart w:id="1820" w:name="_Toc522871881"/>
      <w:bookmarkStart w:id="1821" w:name="_Toc525558874"/>
      <w:bookmarkStart w:id="1822" w:name="_Toc525559291"/>
      <w:bookmarkStart w:id="1823" w:name="_Toc525560031"/>
      <w:bookmarkStart w:id="1824" w:name="_Toc525560402"/>
      <w:bookmarkStart w:id="1825" w:name="_Toc525897224"/>
      <w:bookmarkStart w:id="1826" w:name="_Toc525897594"/>
      <w:bookmarkStart w:id="1827" w:name="_Toc526506511"/>
      <w:bookmarkStart w:id="1828" w:name="_Toc526506888"/>
      <w:bookmarkStart w:id="1829" w:name="_Toc526507267"/>
      <w:bookmarkStart w:id="1830" w:name="_Toc518384471"/>
      <w:bookmarkStart w:id="1831" w:name="_Toc518392361"/>
      <w:bookmarkStart w:id="1832" w:name="_Toc518641660"/>
      <w:bookmarkStart w:id="1833" w:name="_Toc518642025"/>
      <w:bookmarkStart w:id="1834" w:name="_Toc521420923"/>
      <w:bookmarkStart w:id="1835" w:name="_Toc521421313"/>
      <w:bookmarkStart w:id="1836" w:name="_Toc521421703"/>
      <w:bookmarkStart w:id="1837" w:name="_Toc521481581"/>
      <w:bookmarkStart w:id="1838" w:name="_Toc521481971"/>
      <w:bookmarkStart w:id="1839" w:name="_Toc521482361"/>
      <w:bookmarkStart w:id="1840" w:name="_Toc521482751"/>
      <w:bookmarkStart w:id="1841" w:name="_Toc521483141"/>
      <w:bookmarkStart w:id="1842" w:name="_Toc521483530"/>
      <w:bookmarkStart w:id="1843" w:name="_Toc522870754"/>
      <w:bookmarkStart w:id="1844" w:name="_Toc522871882"/>
      <w:bookmarkStart w:id="1845" w:name="_Toc525558875"/>
      <w:bookmarkStart w:id="1846" w:name="_Toc525559292"/>
      <w:bookmarkStart w:id="1847" w:name="_Toc525560032"/>
      <w:bookmarkStart w:id="1848" w:name="_Toc525560403"/>
      <w:bookmarkStart w:id="1849" w:name="_Toc525897225"/>
      <w:bookmarkStart w:id="1850" w:name="_Toc525897595"/>
      <w:bookmarkStart w:id="1851" w:name="_Toc526506512"/>
      <w:bookmarkStart w:id="1852" w:name="_Toc526506889"/>
      <w:bookmarkStart w:id="1853" w:name="_Toc526507268"/>
      <w:bookmarkStart w:id="1854" w:name="_Toc518384472"/>
      <w:bookmarkStart w:id="1855" w:name="_Toc518392362"/>
      <w:bookmarkStart w:id="1856" w:name="_Toc518641661"/>
      <w:bookmarkStart w:id="1857" w:name="_Toc518642026"/>
      <w:bookmarkStart w:id="1858" w:name="_Toc521420924"/>
      <w:bookmarkStart w:id="1859" w:name="_Toc521421314"/>
      <w:bookmarkStart w:id="1860" w:name="_Toc521421704"/>
      <w:bookmarkStart w:id="1861" w:name="_Toc521481582"/>
      <w:bookmarkStart w:id="1862" w:name="_Toc521481972"/>
      <w:bookmarkStart w:id="1863" w:name="_Toc521482362"/>
      <w:bookmarkStart w:id="1864" w:name="_Toc521482752"/>
      <w:bookmarkStart w:id="1865" w:name="_Toc521483142"/>
      <w:bookmarkStart w:id="1866" w:name="_Toc521483531"/>
      <w:bookmarkStart w:id="1867" w:name="_Toc522870755"/>
      <w:bookmarkStart w:id="1868" w:name="_Toc522871883"/>
      <w:bookmarkStart w:id="1869" w:name="_Toc525558876"/>
      <w:bookmarkStart w:id="1870" w:name="_Toc525559293"/>
      <w:bookmarkStart w:id="1871" w:name="_Toc525560033"/>
      <w:bookmarkStart w:id="1872" w:name="_Toc525560404"/>
      <w:bookmarkStart w:id="1873" w:name="_Toc525897226"/>
      <w:bookmarkStart w:id="1874" w:name="_Toc525897596"/>
      <w:bookmarkStart w:id="1875" w:name="_Toc526506513"/>
      <w:bookmarkStart w:id="1876" w:name="_Toc526506890"/>
      <w:bookmarkStart w:id="1877" w:name="_Toc526507269"/>
      <w:bookmarkStart w:id="1878" w:name="_Toc518392363"/>
      <w:bookmarkStart w:id="1879" w:name="_Toc518641662"/>
      <w:bookmarkStart w:id="1880" w:name="_Toc518642027"/>
      <w:bookmarkStart w:id="1881" w:name="_Toc521420925"/>
      <w:bookmarkStart w:id="1882" w:name="_Toc521421315"/>
      <w:bookmarkStart w:id="1883" w:name="_Toc521421705"/>
      <w:bookmarkStart w:id="1884" w:name="_Toc521481583"/>
      <w:bookmarkStart w:id="1885" w:name="_Toc521481973"/>
      <w:bookmarkStart w:id="1886" w:name="_Toc521482363"/>
      <w:bookmarkStart w:id="1887" w:name="_Toc521482753"/>
      <w:bookmarkStart w:id="1888" w:name="_Toc521483143"/>
      <w:bookmarkStart w:id="1889" w:name="_Toc521483532"/>
      <w:bookmarkStart w:id="1890" w:name="_Toc522870756"/>
      <w:bookmarkStart w:id="1891" w:name="_Toc522871884"/>
      <w:bookmarkStart w:id="1892" w:name="_Toc525558877"/>
      <w:bookmarkStart w:id="1893" w:name="_Toc525559294"/>
      <w:bookmarkStart w:id="1894" w:name="_Toc525560034"/>
      <w:bookmarkStart w:id="1895" w:name="_Toc525560405"/>
      <w:bookmarkStart w:id="1896" w:name="_Toc525897227"/>
      <w:bookmarkStart w:id="1897" w:name="_Toc525897597"/>
      <w:bookmarkStart w:id="1898" w:name="_Toc526506514"/>
      <w:bookmarkStart w:id="1899" w:name="_Toc526506891"/>
      <w:bookmarkStart w:id="1900" w:name="_Toc526507270"/>
      <w:bookmarkStart w:id="1901" w:name="_Toc518384474"/>
      <w:bookmarkStart w:id="1902" w:name="_Toc518392364"/>
      <w:bookmarkStart w:id="1903" w:name="_Toc518641663"/>
      <w:bookmarkStart w:id="1904" w:name="_Toc518642028"/>
      <w:bookmarkStart w:id="1905" w:name="_Toc521420926"/>
      <w:bookmarkStart w:id="1906" w:name="_Toc521421316"/>
      <w:bookmarkStart w:id="1907" w:name="_Toc521421706"/>
      <w:bookmarkStart w:id="1908" w:name="_Toc521481584"/>
      <w:bookmarkStart w:id="1909" w:name="_Toc521481974"/>
      <w:bookmarkStart w:id="1910" w:name="_Toc521482364"/>
      <w:bookmarkStart w:id="1911" w:name="_Toc521482754"/>
      <w:bookmarkStart w:id="1912" w:name="_Toc521483144"/>
      <w:bookmarkStart w:id="1913" w:name="_Toc521483533"/>
      <w:bookmarkStart w:id="1914" w:name="_Toc522870757"/>
      <w:bookmarkStart w:id="1915" w:name="_Toc522871885"/>
      <w:bookmarkStart w:id="1916" w:name="_Toc525558878"/>
      <w:bookmarkStart w:id="1917" w:name="_Toc525559295"/>
      <w:bookmarkStart w:id="1918" w:name="_Toc525560035"/>
      <w:bookmarkStart w:id="1919" w:name="_Toc525560406"/>
      <w:bookmarkStart w:id="1920" w:name="_Toc525897228"/>
      <w:bookmarkStart w:id="1921" w:name="_Toc525897598"/>
      <w:bookmarkStart w:id="1922" w:name="_Toc526506515"/>
      <w:bookmarkStart w:id="1923" w:name="_Toc526506892"/>
      <w:bookmarkStart w:id="1924" w:name="_Toc526507271"/>
      <w:bookmarkStart w:id="1925" w:name="_Toc518392365"/>
      <w:bookmarkStart w:id="1926" w:name="_Toc518641664"/>
      <w:bookmarkStart w:id="1927" w:name="_Toc518642029"/>
      <w:bookmarkStart w:id="1928" w:name="_Toc521420927"/>
      <w:bookmarkStart w:id="1929" w:name="_Toc521421317"/>
      <w:bookmarkStart w:id="1930" w:name="_Toc521421707"/>
      <w:bookmarkStart w:id="1931" w:name="_Toc521481585"/>
      <w:bookmarkStart w:id="1932" w:name="_Toc521481975"/>
      <w:bookmarkStart w:id="1933" w:name="_Toc521482365"/>
      <w:bookmarkStart w:id="1934" w:name="_Toc521482755"/>
      <w:bookmarkStart w:id="1935" w:name="_Toc521483145"/>
      <w:bookmarkStart w:id="1936" w:name="_Toc521483534"/>
      <w:bookmarkStart w:id="1937" w:name="_Toc522870758"/>
      <w:bookmarkStart w:id="1938" w:name="_Toc522871886"/>
      <w:bookmarkStart w:id="1939" w:name="_Toc525558879"/>
      <w:bookmarkStart w:id="1940" w:name="_Toc525559296"/>
      <w:bookmarkStart w:id="1941" w:name="_Toc525560036"/>
      <w:bookmarkStart w:id="1942" w:name="_Toc525560407"/>
      <w:bookmarkStart w:id="1943" w:name="_Toc525897229"/>
      <w:bookmarkStart w:id="1944" w:name="_Toc525897599"/>
      <w:bookmarkStart w:id="1945" w:name="_Toc526506516"/>
      <w:bookmarkStart w:id="1946" w:name="_Toc526506893"/>
      <w:bookmarkStart w:id="1947" w:name="_Toc526507272"/>
      <w:bookmarkStart w:id="1948" w:name="_Toc522870759"/>
      <w:bookmarkStart w:id="1949" w:name="_Toc522871887"/>
      <w:bookmarkStart w:id="1950" w:name="_Toc525558880"/>
      <w:bookmarkStart w:id="1951" w:name="_Toc525559297"/>
      <w:bookmarkStart w:id="1952" w:name="_Toc525560037"/>
      <w:bookmarkStart w:id="1953" w:name="_Toc525560408"/>
      <w:bookmarkStart w:id="1954" w:name="_Toc525897230"/>
      <w:bookmarkStart w:id="1955" w:name="_Toc525897600"/>
      <w:bookmarkStart w:id="1956" w:name="_Toc526506517"/>
      <w:bookmarkStart w:id="1957" w:name="_Toc526506894"/>
      <w:bookmarkStart w:id="1958" w:name="_Toc526507273"/>
      <w:bookmarkStart w:id="1959" w:name="_Toc522870760"/>
      <w:bookmarkStart w:id="1960" w:name="_Toc522871888"/>
      <w:bookmarkStart w:id="1961" w:name="_Toc525558881"/>
      <w:bookmarkStart w:id="1962" w:name="_Toc525559298"/>
      <w:bookmarkStart w:id="1963" w:name="_Toc525560038"/>
      <w:bookmarkStart w:id="1964" w:name="_Toc525560409"/>
      <w:bookmarkStart w:id="1965" w:name="_Toc525897231"/>
      <w:bookmarkStart w:id="1966" w:name="_Toc525897601"/>
      <w:bookmarkStart w:id="1967" w:name="_Toc526506518"/>
      <w:bookmarkStart w:id="1968" w:name="_Toc526506895"/>
      <w:bookmarkStart w:id="1969" w:name="_Toc526507274"/>
      <w:bookmarkStart w:id="1970" w:name="_Toc522870761"/>
      <w:bookmarkStart w:id="1971" w:name="_Toc522871889"/>
      <w:bookmarkStart w:id="1972" w:name="_Toc525558882"/>
      <w:bookmarkStart w:id="1973" w:name="_Toc525559299"/>
      <w:bookmarkStart w:id="1974" w:name="_Toc525560039"/>
      <w:bookmarkStart w:id="1975" w:name="_Toc525560410"/>
      <w:bookmarkStart w:id="1976" w:name="_Toc525897232"/>
      <w:bookmarkStart w:id="1977" w:name="_Toc525897602"/>
      <w:bookmarkStart w:id="1978" w:name="_Toc526506519"/>
      <w:bookmarkStart w:id="1979" w:name="_Toc526506896"/>
      <w:bookmarkStart w:id="1980" w:name="_Toc526507275"/>
      <w:bookmarkStart w:id="1981" w:name="_Toc522870762"/>
      <w:bookmarkStart w:id="1982" w:name="_Toc522871890"/>
      <w:bookmarkStart w:id="1983" w:name="_Toc525558883"/>
      <w:bookmarkStart w:id="1984" w:name="_Toc525559300"/>
      <w:bookmarkStart w:id="1985" w:name="_Toc525560040"/>
      <w:bookmarkStart w:id="1986" w:name="_Toc525560411"/>
      <w:bookmarkStart w:id="1987" w:name="_Toc525897233"/>
      <w:bookmarkStart w:id="1988" w:name="_Toc525897603"/>
      <w:bookmarkStart w:id="1989" w:name="_Toc526506520"/>
      <w:bookmarkStart w:id="1990" w:name="_Toc526506897"/>
      <w:bookmarkStart w:id="1991" w:name="_Toc526507276"/>
      <w:bookmarkStart w:id="1992" w:name="_Toc522870763"/>
      <w:bookmarkStart w:id="1993" w:name="_Toc522871891"/>
      <w:bookmarkStart w:id="1994" w:name="_Toc525558884"/>
      <w:bookmarkStart w:id="1995" w:name="_Toc525559301"/>
      <w:bookmarkStart w:id="1996" w:name="_Toc525560041"/>
      <w:bookmarkStart w:id="1997" w:name="_Toc525560412"/>
      <w:bookmarkStart w:id="1998" w:name="_Toc525897234"/>
      <w:bookmarkStart w:id="1999" w:name="_Toc525897604"/>
      <w:bookmarkStart w:id="2000" w:name="_Toc526506521"/>
      <w:bookmarkStart w:id="2001" w:name="_Toc526506898"/>
      <w:bookmarkStart w:id="2002" w:name="_Toc526507277"/>
      <w:bookmarkStart w:id="2003" w:name="_Toc522870764"/>
      <w:bookmarkStart w:id="2004" w:name="_Toc522871892"/>
      <w:bookmarkStart w:id="2005" w:name="_Toc525558885"/>
      <w:bookmarkStart w:id="2006" w:name="_Toc525559302"/>
      <w:bookmarkStart w:id="2007" w:name="_Toc525560042"/>
      <w:bookmarkStart w:id="2008" w:name="_Toc525560413"/>
      <w:bookmarkStart w:id="2009" w:name="_Toc525897235"/>
      <w:bookmarkStart w:id="2010" w:name="_Toc525897605"/>
      <w:bookmarkStart w:id="2011" w:name="_Toc526506522"/>
      <w:bookmarkStart w:id="2012" w:name="_Toc526506899"/>
      <w:bookmarkStart w:id="2013" w:name="_Toc526507278"/>
      <w:bookmarkStart w:id="2014" w:name="_Toc522870765"/>
      <w:bookmarkStart w:id="2015" w:name="_Toc522871893"/>
      <w:bookmarkStart w:id="2016" w:name="_Toc525558886"/>
      <w:bookmarkStart w:id="2017" w:name="_Toc525559303"/>
      <w:bookmarkStart w:id="2018" w:name="_Toc525560043"/>
      <w:bookmarkStart w:id="2019" w:name="_Toc525560414"/>
      <w:bookmarkStart w:id="2020" w:name="_Toc525897236"/>
      <w:bookmarkStart w:id="2021" w:name="_Toc525897606"/>
      <w:bookmarkStart w:id="2022" w:name="_Toc526506523"/>
      <w:bookmarkStart w:id="2023" w:name="_Toc526506900"/>
      <w:bookmarkStart w:id="2024" w:name="_Toc526507279"/>
      <w:bookmarkStart w:id="2025" w:name="_Toc522870766"/>
      <w:bookmarkStart w:id="2026" w:name="_Toc522871894"/>
      <w:bookmarkStart w:id="2027" w:name="_Toc525558887"/>
      <w:bookmarkStart w:id="2028" w:name="_Toc525559304"/>
      <w:bookmarkStart w:id="2029" w:name="_Toc525560044"/>
      <w:bookmarkStart w:id="2030" w:name="_Toc525560415"/>
      <w:bookmarkStart w:id="2031" w:name="_Toc525897237"/>
      <w:bookmarkStart w:id="2032" w:name="_Toc525897607"/>
      <w:bookmarkStart w:id="2033" w:name="_Toc526506524"/>
      <w:bookmarkStart w:id="2034" w:name="_Toc526506901"/>
      <w:bookmarkStart w:id="2035" w:name="_Toc526507280"/>
      <w:bookmarkStart w:id="2036" w:name="_Toc522870767"/>
      <w:bookmarkStart w:id="2037" w:name="_Toc522871895"/>
      <w:bookmarkStart w:id="2038" w:name="_Toc525558888"/>
      <w:bookmarkStart w:id="2039" w:name="_Toc525559305"/>
      <w:bookmarkStart w:id="2040" w:name="_Toc525560045"/>
      <w:bookmarkStart w:id="2041" w:name="_Toc525560416"/>
      <w:bookmarkStart w:id="2042" w:name="_Toc525897238"/>
      <w:bookmarkStart w:id="2043" w:name="_Toc525897608"/>
      <w:bookmarkStart w:id="2044" w:name="_Toc526506525"/>
      <w:bookmarkStart w:id="2045" w:name="_Toc526506902"/>
      <w:bookmarkStart w:id="2046" w:name="_Toc526507281"/>
      <w:bookmarkStart w:id="2047" w:name="_Toc522870768"/>
      <w:bookmarkStart w:id="2048" w:name="_Toc522871896"/>
      <w:bookmarkStart w:id="2049" w:name="_Toc525558889"/>
      <w:bookmarkStart w:id="2050" w:name="_Toc525559306"/>
      <w:bookmarkStart w:id="2051" w:name="_Toc525560046"/>
      <w:bookmarkStart w:id="2052" w:name="_Toc525560417"/>
      <w:bookmarkStart w:id="2053" w:name="_Toc525897239"/>
      <w:bookmarkStart w:id="2054" w:name="_Toc525897609"/>
      <w:bookmarkStart w:id="2055" w:name="_Toc526506526"/>
      <w:bookmarkStart w:id="2056" w:name="_Toc526506903"/>
      <w:bookmarkStart w:id="2057" w:name="_Toc526507282"/>
      <w:bookmarkStart w:id="2058" w:name="_Toc522870769"/>
      <w:bookmarkStart w:id="2059" w:name="_Toc522871897"/>
      <w:bookmarkStart w:id="2060" w:name="_Toc525558890"/>
      <w:bookmarkStart w:id="2061" w:name="_Toc525559307"/>
      <w:bookmarkStart w:id="2062" w:name="_Toc525560047"/>
      <w:bookmarkStart w:id="2063" w:name="_Toc525560418"/>
      <w:bookmarkStart w:id="2064" w:name="_Toc525897240"/>
      <w:bookmarkStart w:id="2065" w:name="_Toc525897610"/>
      <w:bookmarkStart w:id="2066" w:name="_Toc526506527"/>
      <w:bookmarkStart w:id="2067" w:name="_Toc526506904"/>
      <w:bookmarkStart w:id="2068" w:name="_Toc526507283"/>
      <w:bookmarkStart w:id="2069" w:name="_Toc522870770"/>
      <w:bookmarkStart w:id="2070" w:name="_Toc522871898"/>
      <w:bookmarkStart w:id="2071" w:name="_Toc525558891"/>
      <w:bookmarkStart w:id="2072" w:name="_Toc525559308"/>
      <w:bookmarkStart w:id="2073" w:name="_Toc525560048"/>
      <w:bookmarkStart w:id="2074" w:name="_Toc525560419"/>
      <w:bookmarkStart w:id="2075" w:name="_Toc525897241"/>
      <w:bookmarkStart w:id="2076" w:name="_Toc525897611"/>
      <w:bookmarkStart w:id="2077" w:name="_Toc526506528"/>
      <w:bookmarkStart w:id="2078" w:name="_Toc526506905"/>
      <w:bookmarkStart w:id="2079" w:name="_Toc526507284"/>
      <w:bookmarkStart w:id="2080" w:name="_Toc522870771"/>
      <w:bookmarkStart w:id="2081" w:name="_Toc522871899"/>
      <w:bookmarkStart w:id="2082" w:name="_Toc525558892"/>
      <w:bookmarkStart w:id="2083" w:name="_Toc525559309"/>
      <w:bookmarkStart w:id="2084" w:name="_Toc525560049"/>
      <w:bookmarkStart w:id="2085" w:name="_Toc525560420"/>
      <w:bookmarkStart w:id="2086" w:name="_Toc525897242"/>
      <w:bookmarkStart w:id="2087" w:name="_Toc525897612"/>
      <w:bookmarkStart w:id="2088" w:name="_Toc526506529"/>
      <w:bookmarkStart w:id="2089" w:name="_Toc526506906"/>
      <w:bookmarkStart w:id="2090" w:name="_Toc526507285"/>
      <w:bookmarkStart w:id="2091" w:name="_Toc522870772"/>
      <w:bookmarkStart w:id="2092" w:name="_Toc522871900"/>
      <w:bookmarkStart w:id="2093" w:name="_Toc525558893"/>
      <w:bookmarkStart w:id="2094" w:name="_Toc525559310"/>
      <w:bookmarkStart w:id="2095" w:name="_Toc525560050"/>
      <w:bookmarkStart w:id="2096" w:name="_Toc525560421"/>
      <w:bookmarkStart w:id="2097" w:name="_Toc525897243"/>
      <w:bookmarkStart w:id="2098" w:name="_Toc525897613"/>
      <w:bookmarkStart w:id="2099" w:name="_Toc526506530"/>
      <w:bookmarkStart w:id="2100" w:name="_Toc526506907"/>
      <w:bookmarkStart w:id="2101" w:name="_Toc526507286"/>
      <w:bookmarkStart w:id="2102" w:name="_Toc522870773"/>
      <w:bookmarkStart w:id="2103" w:name="_Toc522871901"/>
      <w:bookmarkStart w:id="2104" w:name="_Toc525558894"/>
      <w:bookmarkStart w:id="2105" w:name="_Toc525559311"/>
      <w:bookmarkStart w:id="2106" w:name="_Toc525560051"/>
      <w:bookmarkStart w:id="2107" w:name="_Toc525560422"/>
      <w:bookmarkStart w:id="2108" w:name="_Toc525897244"/>
      <w:bookmarkStart w:id="2109" w:name="_Toc525897614"/>
      <w:bookmarkStart w:id="2110" w:name="_Toc526506531"/>
      <w:bookmarkStart w:id="2111" w:name="_Toc526506908"/>
      <w:bookmarkStart w:id="2112" w:name="_Toc526507287"/>
      <w:bookmarkStart w:id="2113" w:name="_Toc522870774"/>
      <w:bookmarkStart w:id="2114" w:name="_Toc522871902"/>
      <w:bookmarkStart w:id="2115" w:name="_Toc525558895"/>
      <w:bookmarkStart w:id="2116" w:name="_Toc525559312"/>
      <w:bookmarkStart w:id="2117" w:name="_Toc525560052"/>
      <w:bookmarkStart w:id="2118" w:name="_Toc525560423"/>
      <w:bookmarkStart w:id="2119" w:name="_Toc525897245"/>
      <w:bookmarkStart w:id="2120" w:name="_Toc525897615"/>
      <w:bookmarkStart w:id="2121" w:name="_Toc526506532"/>
      <w:bookmarkStart w:id="2122" w:name="_Toc526506909"/>
      <w:bookmarkStart w:id="2123" w:name="_Toc526507288"/>
      <w:bookmarkStart w:id="2124" w:name="_Toc522870775"/>
      <w:bookmarkStart w:id="2125" w:name="_Toc522871903"/>
      <w:bookmarkStart w:id="2126" w:name="_Toc525558896"/>
      <w:bookmarkStart w:id="2127" w:name="_Toc525559313"/>
      <w:bookmarkStart w:id="2128" w:name="_Toc525560053"/>
      <w:bookmarkStart w:id="2129" w:name="_Toc525560424"/>
      <w:bookmarkStart w:id="2130" w:name="_Toc525897246"/>
      <w:bookmarkStart w:id="2131" w:name="_Toc525897616"/>
      <w:bookmarkStart w:id="2132" w:name="_Toc526506533"/>
      <w:bookmarkStart w:id="2133" w:name="_Toc526506910"/>
      <w:bookmarkStart w:id="2134" w:name="_Toc526507289"/>
      <w:bookmarkStart w:id="2135" w:name="_Toc522870776"/>
      <w:bookmarkStart w:id="2136" w:name="_Toc522871904"/>
      <w:bookmarkStart w:id="2137" w:name="_Toc525558897"/>
      <w:bookmarkStart w:id="2138" w:name="_Toc525559314"/>
      <w:bookmarkStart w:id="2139" w:name="_Toc525560054"/>
      <w:bookmarkStart w:id="2140" w:name="_Toc525560425"/>
      <w:bookmarkStart w:id="2141" w:name="_Toc525897247"/>
      <w:bookmarkStart w:id="2142" w:name="_Toc525897617"/>
      <w:bookmarkStart w:id="2143" w:name="_Toc526506534"/>
      <w:bookmarkStart w:id="2144" w:name="_Toc526506911"/>
      <w:bookmarkStart w:id="2145" w:name="_Toc526507290"/>
      <w:bookmarkStart w:id="2146" w:name="_Toc522870777"/>
      <w:bookmarkStart w:id="2147" w:name="_Toc522871905"/>
      <w:bookmarkStart w:id="2148" w:name="_Toc525558898"/>
      <w:bookmarkStart w:id="2149" w:name="_Toc525559315"/>
      <w:bookmarkStart w:id="2150" w:name="_Toc525560055"/>
      <w:bookmarkStart w:id="2151" w:name="_Toc525560426"/>
      <w:bookmarkStart w:id="2152" w:name="_Toc525897248"/>
      <w:bookmarkStart w:id="2153" w:name="_Toc525897618"/>
      <w:bookmarkStart w:id="2154" w:name="_Toc526506535"/>
      <w:bookmarkStart w:id="2155" w:name="_Toc526506912"/>
      <w:bookmarkStart w:id="2156" w:name="_Toc526507291"/>
      <w:bookmarkStart w:id="2157" w:name="_Toc522870778"/>
      <w:bookmarkStart w:id="2158" w:name="_Toc522871906"/>
      <w:bookmarkStart w:id="2159" w:name="_Toc525558899"/>
      <w:bookmarkStart w:id="2160" w:name="_Toc525559316"/>
      <w:bookmarkStart w:id="2161" w:name="_Toc525560056"/>
      <w:bookmarkStart w:id="2162" w:name="_Toc525560427"/>
      <w:bookmarkStart w:id="2163" w:name="_Toc525897249"/>
      <w:bookmarkStart w:id="2164" w:name="_Toc525897619"/>
      <w:bookmarkStart w:id="2165" w:name="_Toc526506536"/>
      <w:bookmarkStart w:id="2166" w:name="_Toc526506913"/>
      <w:bookmarkStart w:id="2167" w:name="_Toc526507292"/>
      <w:bookmarkStart w:id="2168" w:name="_Toc522870779"/>
      <w:bookmarkStart w:id="2169" w:name="_Toc522871907"/>
      <w:bookmarkStart w:id="2170" w:name="_Toc525558900"/>
      <w:bookmarkStart w:id="2171" w:name="_Toc525559317"/>
      <w:bookmarkStart w:id="2172" w:name="_Toc525560057"/>
      <w:bookmarkStart w:id="2173" w:name="_Toc525560428"/>
      <w:bookmarkStart w:id="2174" w:name="_Toc525897250"/>
      <w:bookmarkStart w:id="2175" w:name="_Toc525897620"/>
      <w:bookmarkStart w:id="2176" w:name="_Toc526506537"/>
      <w:bookmarkStart w:id="2177" w:name="_Toc526506914"/>
      <w:bookmarkStart w:id="2178" w:name="_Toc526507293"/>
      <w:bookmarkStart w:id="2179" w:name="_Toc522870780"/>
      <w:bookmarkStart w:id="2180" w:name="_Toc522871908"/>
      <w:bookmarkStart w:id="2181" w:name="_Toc525558901"/>
      <w:bookmarkStart w:id="2182" w:name="_Toc525559318"/>
      <w:bookmarkStart w:id="2183" w:name="_Toc525560058"/>
      <w:bookmarkStart w:id="2184" w:name="_Toc525560429"/>
      <w:bookmarkStart w:id="2185" w:name="_Toc525897251"/>
      <w:bookmarkStart w:id="2186" w:name="_Toc525897621"/>
      <w:bookmarkStart w:id="2187" w:name="_Toc526506538"/>
      <w:bookmarkStart w:id="2188" w:name="_Toc526506915"/>
      <w:bookmarkStart w:id="2189" w:name="_Toc526507294"/>
      <w:bookmarkStart w:id="2190" w:name="_Toc522870819"/>
      <w:bookmarkStart w:id="2191" w:name="_Toc522871947"/>
      <w:bookmarkStart w:id="2192" w:name="_Toc525558940"/>
      <w:bookmarkStart w:id="2193" w:name="_Toc525559357"/>
      <w:bookmarkStart w:id="2194" w:name="_Toc525560097"/>
      <w:bookmarkStart w:id="2195" w:name="_Toc525560468"/>
      <w:bookmarkStart w:id="2196" w:name="_Toc525897290"/>
      <w:bookmarkStart w:id="2197" w:name="_Toc525897660"/>
      <w:bookmarkStart w:id="2198" w:name="_Toc526506577"/>
      <w:bookmarkStart w:id="2199" w:name="_Toc526506954"/>
      <w:bookmarkStart w:id="2200" w:name="_Toc526507333"/>
      <w:bookmarkStart w:id="2201" w:name="_Toc522870820"/>
      <w:bookmarkStart w:id="2202" w:name="_Toc522871948"/>
      <w:bookmarkStart w:id="2203" w:name="_Toc525558941"/>
      <w:bookmarkStart w:id="2204" w:name="_Toc525559358"/>
      <w:bookmarkStart w:id="2205" w:name="_Toc525560098"/>
      <w:bookmarkStart w:id="2206" w:name="_Toc525560469"/>
      <w:bookmarkStart w:id="2207" w:name="_Toc525897291"/>
      <w:bookmarkStart w:id="2208" w:name="_Toc525897661"/>
      <w:bookmarkStart w:id="2209" w:name="_Toc526506578"/>
      <w:bookmarkStart w:id="2210" w:name="_Toc526506955"/>
      <w:bookmarkStart w:id="2211" w:name="_Toc526507334"/>
      <w:bookmarkStart w:id="2212" w:name="_Toc522870821"/>
      <w:bookmarkStart w:id="2213" w:name="_Toc522871949"/>
      <w:bookmarkStart w:id="2214" w:name="_Toc525558942"/>
      <w:bookmarkStart w:id="2215" w:name="_Toc525559359"/>
      <w:bookmarkStart w:id="2216" w:name="_Toc525560099"/>
      <w:bookmarkStart w:id="2217" w:name="_Toc525560470"/>
      <w:bookmarkStart w:id="2218" w:name="_Toc525897292"/>
      <w:bookmarkStart w:id="2219" w:name="_Toc525897662"/>
      <w:bookmarkStart w:id="2220" w:name="_Toc526506579"/>
      <w:bookmarkStart w:id="2221" w:name="_Toc526506956"/>
      <w:bookmarkStart w:id="2222" w:name="_Toc526507335"/>
      <w:bookmarkStart w:id="2223" w:name="_Toc522870823"/>
      <w:bookmarkStart w:id="2224" w:name="_Toc522871951"/>
      <w:bookmarkStart w:id="2225" w:name="_Toc525558944"/>
      <w:bookmarkStart w:id="2226" w:name="_Toc525559361"/>
      <w:bookmarkStart w:id="2227" w:name="_Toc525560101"/>
      <w:bookmarkStart w:id="2228" w:name="_Toc525560472"/>
      <w:bookmarkStart w:id="2229" w:name="_Toc525897294"/>
      <w:bookmarkStart w:id="2230" w:name="_Toc525897664"/>
      <w:bookmarkStart w:id="2231" w:name="_Toc526506581"/>
      <w:bookmarkStart w:id="2232" w:name="_Toc526506958"/>
      <w:bookmarkStart w:id="2233" w:name="_Toc526507337"/>
      <w:bookmarkStart w:id="2234" w:name="_Toc522870824"/>
      <w:bookmarkStart w:id="2235" w:name="_Toc522871952"/>
      <w:bookmarkStart w:id="2236" w:name="_Toc525558945"/>
      <w:bookmarkStart w:id="2237" w:name="_Toc525559362"/>
      <w:bookmarkStart w:id="2238" w:name="_Toc525560102"/>
      <w:bookmarkStart w:id="2239" w:name="_Toc525560473"/>
      <w:bookmarkStart w:id="2240" w:name="_Toc525897295"/>
      <w:bookmarkStart w:id="2241" w:name="_Toc525897665"/>
      <w:bookmarkStart w:id="2242" w:name="_Toc526506582"/>
      <w:bookmarkStart w:id="2243" w:name="_Toc526506959"/>
      <w:bookmarkStart w:id="2244" w:name="_Toc526507338"/>
      <w:bookmarkStart w:id="2245" w:name="_Toc522870825"/>
      <w:bookmarkStart w:id="2246" w:name="_Toc522871953"/>
      <w:bookmarkStart w:id="2247" w:name="_Toc525558946"/>
      <w:bookmarkStart w:id="2248" w:name="_Toc525559363"/>
      <w:bookmarkStart w:id="2249" w:name="_Toc525560103"/>
      <w:bookmarkStart w:id="2250" w:name="_Toc525560474"/>
      <w:bookmarkStart w:id="2251" w:name="_Toc525897296"/>
      <w:bookmarkStart w:id="2252" w:name="_Toc525897666"/>
      <w:bookmarkStart w:id="2253" w:name="_Toc526506583"/>
      <w:bookmarkStart w:id="2254" w:name="_Toc526506960"/>
      <w:bookmarkStart w:id="2255" w:name="_Toc526507339"/>
      <w:bookmarkStart w:id="2256" w:name="_Toc522870826"/>
      <w:bookmarkStart w:id="2257" w:name="_Toc522871954"/>
      <w:bookmarkStart w:id="2258" w:name="_Toc525558947"/>
      <w:bookmarkStart w:id="2259" w:name="_Toc525559364"/>
      <w:bookmarkStart w:id="2260" w:name="_Toc525560104"/>
      <w:bookmarkStart w:id="2261" w:name="_Toc525560475"/>
      <w:bookmarkStart w:id="2262" w:name="_Toc525897297"/>
      <w:bookmarkStart w:id="2263" w:name="_Toc525897667"/>
      <w:bookmarkStart w:id="2264" w:name="_Toc526506584"/>
      <w:bookmarkStart w:id="2265" w:name="_Toc526506961"/>
      <w:bookmarkStart w:id="2266" w:name="_Toc526507340"/>
      <w:bookmarkStart w:id="2267" w:name="_Toc522870827"/>
      <w:bookmarkStart w:id="2268" w:name="_Toc522871955"/>
      <w:bookmarkStart w:id="2269" w:name="_Toc525558948"/>
      <w:bookmarkStart w:id="2270" w:name="_Toc525559365"/>
      <w:bookmarkStart w:id="2271" w:name="_Toc525560105"/>
      <w:bookmarkStart w:id="2272" w:name="_Toc525560476"/>
      <w:bookmarkStart w:id="2273" w:name="_Toc525897298"/>
      <w:bookmarkStart w:id="2274" w:name="_Toc525897668"/>
      <w:bookmarkStart w:id="2275" w:name="_Toc526506585"/>
      <w:bookmarkStart w:id="2276" w:name="_Toc526506962"/>
      <w:bookmarkStart w:id="2277" w:name="_Toc526507341"/>
      <w:bookmarkStart w:id="2278" w:name="_Toc522870828"/>
      <w:bookmarkStart w:id="2279" w:name="_Toc522871956"/>
      <w:bookmarkStart w:id="2280" w:name="_Toc525558949"/>
      <w:bookmarkStart w:id="2281" w:name="_Toc525559366"/>
      <w:bookmarkStart w:id="2282" w:name="_Toc525560106"/>
      <w:bookmarkStart w:id="2283" w:name="_Toc525560477"/>
      <w:bookmarkStart w:id="2284" w:name="_Toc525897299"/>
      <w:bookmarkStart w:id="2285" w:name="_Toc525897669"/>
      <w:bookmarkStart w:id="2286" w:name="_Toc526506586"/>
      <w:bookmarkStart w:id="2287" w:name="_Toc526506963"/>
      <w:bookmarkStart w:id="2288" w:name="_Toc526507342"/>
      <w:bookmarkStart w:id="2289" w:name="_Toc522870829"/>
      <w:bookmarkStart w:id="2290" w:name="_Toc522871957"/>
      <w:bookmarkStart w:id="2291" w:name="_Toc525558950"/>
      <w:bookmarkStart w:id="2292" w:name="_Toc525559367"/>
      <w:bookmarkStart w:id="2293" w:name="_Toc525560107"/>
      <w:bookmarkStart w:id="2294" w:name="_Toc525560478"/>
      <w:bookmarkStart w:id="2295" w:name="_Toc525897300"/>
      <w:bookmarkStart w:id="2296" w:name="_Toc525897670"/>
      <w:bookmarkStart w:id="2297" w:name="_Toc526506587"/>
      <w:bookmarkStart w:id="2298" w:name="_Toc526506964"/>
      <w:bookmarkStart w:id="2299" w:name="_Toc526507343"/>
      <w:bookmarkStart w:id="2300" w:name="_Toc522870830"/>
      <w:bookmarkStart w:id="2301" w:name="_Toc522871958"/>
      <w:bookmarkStart w:id="2302" w:name="_Toc525558951"/>
      <w:bookmarkStart w:id="2303" w:name="_Toc525559368"/>
      <w:bookmarkStart w:id="2304" w:name="_Toc525560108"/>
      <w:bookmarkStart w:id="2305" w:name="_Toc525560479"/>
      <w:bookmarkStart w:id="2306" w:name="_Toc525897301"/>
      <w:bookmarkStart w:id="2307" w:name="_Toc525897671"/>
      <w:bookmarkStart w:id="2308" w:name="_Toc526506588"/>
      <w:bookmarkStart w:id="2309" w:name="_Toc526506965"/>
      <w:bookmarkStart w:id="2310" w:name="_Toc526507344"/>
      <w:bookmarkStart w:id="2311" w:name="_Toc522870831"/>
      <w:bookmarkStart w:id="2312" w:name="_Toc522871959"/>
      <w:bookmarkStart w:id="2313" w:name="_Toc525558952"/>
      <w:bookmarkStart w:id="2314" w:name="_Toc525559369"/>
      <w:bookmarkStart w:id="2315" w:name="_Toc525560109"/>
      <w:bookmarkStart w:id="2316" w:name="_Toc525560480"/>
      <w:bookmarkStart w:id="2317" w:name="_Toc525897302"/>
      <w:bookmarkStart w:id="2318" w:name="_Toc525897672"/>
      <w:bookmarkStart w:id="2319" w:name="_Toc526506589"/>
      <w:bookmarkStart w:id="2320" w:name="_Toc526506966"/>
      <w:bookmarkStart w:id="2321" w:name="_Toc526507345"/>
      <w:bookmarkStart w:id="2322" w:name="_Toc522870832"/>
      <w:bookmarkStart w:id="2323" w:name="_Toc522871960"/>
      <w:bookmarkStart w:id="2324" w:name="_Toc525558953"/>
      <w:bookmarkStart w:id="2325" w:name="_Toc525559370"/>
      <w:bookmarkStart w:id="2326" w:name="_Toc525560110"/>
      <w:bookmarkStart w:id="2327" w:name="_Toc525560481"/>
      <w:bookmarkStart w:id="2328" w:name="_Toc525897303"/>
      <w:bookmarkStart w:id="2329" w:name="_Toc525897673"/>
      <w:bookmarkStart w:id="2330" w:name="_Toc526506590"/>
      <w:bookmarkStart w:id="2331" w:name="_Toc526506967"/>
      <w:bookmarkStart w:id="2332" w:name="_Toc526507346"/>
      <w:bookmarkStart w:id="2333" w:name="_Toc522870833"/>
      <w:bookmarkStart w:id="2334" w:name="_Toc522871961"/>
      <w:bookmarkStart w:id="2335" w:name="_Toc525558954"/>
      <w:bookmarkStart w:id="2336" w:name="_Toc525559371"/>
      <w:bookmarkStart w:id="2337" w:name="_Toc525560111"/>
      <w:bookmarkStart w:id="2338" w:name="_Toc525560482"/>
      <w:bookmarkStart w:id="2339" w:name="_Toc525897304"/>
      <w:bookmarkStart w:id="2340" w:name="_Toc525897674"/>
      <w:bookmarkStart w:id="2341" w:name="_Toc526506591"/>
      <w:bookmarkStart w:id="2342" w:name="_Toc526506968"/>
      <w:bookmarkStart w:id="2343" w:name="_Toc526507347"/>
      <w:bookmarkStart w:id="2344" w:name="_Toc522870834"/>
      <w:bookmarkStart w:id="2345" w:name="_Toc522871962"/>
      <w:bookmarkStart w:id="2346" w:name="_Toc525558955"/>
      <w:bookmarkStart w:id="2347" w:name="_Toc525559372"/>
      <w:bookmarkStart w:id="2348" w:name="_Toc525560112"/>
      <w:bookmarkStart w:id="2349" w:name="_Toc525560483"/>
      <w:bookmarkStart w:id="2350" w:name="_Toc525897305"/>
      <w:bookmarkStart w:id="2351" w:name="_Toc525897675"/>
      <w:bookmarkStart w:id="2352" w:name="_Toc526506592"/>
      <w:bookmarkStart w:id="2353" w:name="_Toc526506969"/>
      <w:bookmarkStart w:id="2354" w:name="_Toc526507348"/>
      <w:bookmarkStart w:id="2355" w:name="_Toc522870835"/>
      <w:bookmarkStart w:id="2356" w:name="_Toc522871963"/>
      <w:bookmarkStart w:id="2357" w:name="_Toc525558956"/>
      <w:bookmarkStart w:id="2358" w:name="_Toc525559373"/>
      <w:bookmarkStart w:id="2359" w:name="_Toc525560113"/>
      <w:bookmarkStart w:id="2360" w:name="_Toc525560484"/>
      <w:bookmarkStart w:id="2361" w:name="_Toc525897306"/>
      <w:bookmarkStart w:id="2362" w:name="_Toc525897676"/>
      <w:bookmarkStart w:id="2363" w:name="_Toc526506593"/>
      <w:bookmarkStart w:id="2364" w:name="_Toc526506970"/>
      <w:bookmarkStart w:id="2365" w:name="_Toc526507349"/>
      <w:bookmarkStart w:id="2366" w:name="GenQuoteReqa"/>
      <w:bookmarkStart w:id="2367" w:name="GeneralQuoteRequirements"/>
      <w:bookmarkStart w:id="2368" w:name="_Toc522870836"/>
      <w:bookmarkStart w:id="2369" w:name="_Toc522871964"/>
      <w:bookmarkStart w:id="2370" w:name="_Toc525558957"/>
      <w:bookmarkStart w:id="2371" w:name="_Toc525559374"/>
      <w:bookmarkStart w:id="2372" w:name="_Toc525560114"/>
      <w:bookmarkStart w:id="2373" w:name="_Toc525560485"/>
      <w:bookmarkStart w:id="2374" w:name="_Toc525897307"/>
      <w:bookmarkStart w:id="2375" w:name="_Toc525897677"/>
      <w:bookmarkStart w:id="2376" w:name="_Toc526506594"/>
      <w:bookmarkStart w:id="2377" w:name="_Toc526506971"/>
      <w:bookmarkStart w:id="2378" w:name="_Toc526507350"/>
      <w:bookmarkStart w:id="2379" w:name="_Toc522870837"/>
      <w:bookmarkStart w:id="2380" w:name="_Toc522871965"/>
      <w:bookmarkStart w:id="2381" w:name="_Toc525558958"/>
      <w:bookmarkStart w:id="2382" w:name="_Toc525559375"/>
      <w:bookmarkStart w:id="2383" w:name="_Toc525560115"/>
      <w:bookmarkStart w:id="2384" w:name="_Toc525560486"/>
      <w:bookmarkStart w:id="2385" w:name="_Toc525897308"/>
      <w:bookmarkStart w:id="2386" w:name="_Toc525897678"/>
      <w:bookmarkStart w:id="2387" w:name="_Toc526506595"/>
      <w:bookmarkStart w:id="2388" w:name="_Toc526506972"/>
      <w:bookmarkStart w:id="2389" w:name="_Toc526507351"/>
      <w:bookmarkStart w:id="2390" w:name="_Toc522870838"/>
      <w:bookmarkStart w:id="2391" w:name="_Toc522871966"/>
      <w:bookmarkStart w:id="2392" w:name="_Toc525558959"/>
      <w:bookmarkStart w:id="2393" w:name="_Toc525559376"/>
      <w:bookmarkStart w:id="2394" w:name="_Toc525560116"/>
      <w:bookmarkStart w:id="2395" w:name="_Toc525560487"/>
      <w:bookmarkStart w:id="2396" w:name="_Toc525897309"/>
      <w:bookmarkStart w:id="2397" w:name="_Toc525897679"/>
      <w:bookmarkStart w:id="2398" w:name="_Toc526506596"/>
      <w:bookmarkStart w:id="2399" w:name="_Toc526506973"/>
      <w:bookmarkStart w:id="2400" w:name="_Toc526507352"/>
      <w:bookmarkStart w:id="2401" w:name="_Toc522870839"/>
      <w:bookmarkStart w:id="2402" w:name="_Toc522871967"/>
      <w:bookmarkStart w:id="2403" w:name="_Toc525558960"/>
      <w:bookmarkStart w:id="2404" w:name="_Toc525559377"/>
      <w:bookmarkStart w:id="2405" w:name="_Toc525560117"/>
      <w:bookmarkStart w:id="2406" w:name="_Toc525560488"/>
      <w:bookmarkStart w:id="2407" w:name="_Toc525897310"/>
      <w:bookmarkStart w:id="2408" w:name="_Toc525897680"/>
      <w:bookmarkStart w:id="2409" w:name="_Toc526506597"/>
      <w:bookmarkStart w:id="2410" w:name="_Toc526506974"/>
      <w:bookmarkStart w:id="2411" w:name="_Toc526507353"/>
      <w:bookmarkStart w:id="2412" w:name="_Toc522870840"/>
      <w:bookmarkStart w:id="2413" w:name="_Toc522871968"/>
      <w:bookmarkStart w:id="2414" w:name="_Toc525558961"/>
      <w:bookmarkStart w:id="2415" w:name="_Toc525559378"/>
      <w:bookmarkStart w:id="2416" w:name="_Toc525560118"/>
      <w:bookmarkStart w:id="2417" w:name="_Toc525560489"/>
      <w:bookmarkStart w:id="2418" w:name="_Toc525897311"/>
      <w:bookmarkStart w:id="2419" w:name="_Toc525897681"/>
      <w:bookmarkStart w:id="2420" w:name="_Toc526506598"/>
      <w:bookmarkStart w:id="2421" w:name="_Toc526506975"/>
      <w:bookmarkStart w:id="2422" w:name="_Toc526507354"/>
      <w:bookmarkStart w:id="2423" w:name="_Toc521420945"/>
      <w:bookmarkStart w:id="2424" w:name="_Toc521421335"/>
      <w:bookmarkStart w:id="2425" w:name="_Toc521421725"/>
      <w:bookmarkStart w:id="2426" w:name="_Toc521481603"/>
      <w:bookmarkStart w:id="2427" w:name="_Toc521481993"/>
      <w:bookmarkStart w:id="2428" w:name="_Toc521482383"/>
      <w:bookmarkStart w:id="2429" w:name="_Toc521482773"/>
      <w:bookmarkStart w:id="2430" w:name="_Toc521483163"/>
      <w:bookmarkStart w:id="2431" w:name="_Toc521483552"/>
      <w:bookmarkStart w:id="2432" w:name="_Toc522870841"/>
      <w:bookmarkStart w:id="2433" w:name="_Toc522871969"/>
      <w:bookmarkStart w:id="2434" w:name="_Toc525558962"/>
      <w:bookmarkStart w:id="2435" w:name="_Toc525559379"/>
      <w:bookmarkStart w:id="2436" w:name="_Toc525560119"/>
      <w:bookmarkStart w:id="2437" w:name="_Toc525560490"/>
      <w:bookmarkStart w:id="2438" w:name="_Toc525897312"/>
      <w:bookmarkStart w:id="2439" w:name="_Toc525897682"/>
      <w:bookmarkStart w:id="2440" w:name="_Toc526506599"/>
      <w:bookmarkStart w:id="2441" w:name="_Toc526506976"/>
      <w:bookmarkStart w:id="2442" w:name="_Toc526507355"/>
      <w:bookmarkStart w:id="2443" w:name="_Toc521420946"/>
      <w:bookmarkStart w:id="2444" w:name="_Toc521421336"/>
      <w:bookmarkStart w:id="2445" w:name="_Toc521421726"/>
      <w:bookmarkStart w:id="2446" w:name="_Toc521481604"/>
      <w:bookmarkStart w:id="2447" w:name="_Toc521481994"/>
      <w:bookmarkStart w:id="2448" w:name="_Toc521482384"/>
      <w:bookmarkStart w:id="2449" w:name="_Toc521482774"/>
      <w:bookmarkStart w:id="2450" w:name="_Toc521483164"/>
      <w:bookmarkStart w:id="2451" w:name="_Toc521483553"/>
      <w:bookmarkStart w:id="2452" w:name="_Toc522870842"/>
      <w:bookmarkStart w:id="2453" w:name="_Toc522871970"/>
      <w:bookmarkStart w:id="2454" w:name="_Toc525558963"/>
      <w:bookmarkStart w:id="2455" w:name="_Toc525559380"/>
      <w:bookmarkStart w:id="2456" w:name="_Toc525560120"/>
      <w:bookmarkStart w:id="2457" w:name="_Toc525560491"/>
      <w:bookmarkStart w:id="2458" w:name="_Toc525897313"/>
      <w:bookmarkStart w:id="2459" w:name="_Toc525897683"/>
      <w:bookmarkStart w:id="2460" w:name="_Toc526506600"/>
      <w:bookmarkStart w:id="2461" w:name="_Toc526506977"/>
      <w:bookmarkStart w:id="2462" w:name="_Toc526507356"/>
      <w:bookmarkStart w:id="2463" w:name="_Toc521420947"/>
      <w:bookmarkStart w:id="2464" w:name="_Toc521421337"/>
      <w:bookmarkStart w:id="2465" w:name="_Toc521421727"/>
      <w:bookmarkStart w:id="2466" w:name="_Toc521481605"/>
      <w:bookmarkStart w:id="2467" w:name="_Toc521481995"/>
      <w:bookmarkStart w:id="2468" w:name="_Toc521482385"/>
      <w:bookmarkStart w:id="2469" w:name="_Toc521482775"/>
      <w:bookmarkStart w:id="2470" w:name="_Toc521483165"/>
      <w:bookmarkStart w:id="2471" w:name="_Toc521483554"/>
      <w:bookmarkStart w:id="2472" w:name="_Toc522870843"/>
      <w:bookmarkStart w:id="2473" w:name="_Toc522871971"/>
      <w:bookmarkStart w:id="2474" w:name="_Toc525558964"/>
      <w:bookmarkStart w:id="2475" w:name="_Toc525559381"/>
      <w:bookmarkStart w:id="2476" w:name="_Toc525560121"/>
      <w:bookmarkStart w:id="2477" w:name="_Toc525560492"/>
      <w:bookmarkStart w:id="2478" w:name="_Toc525897314"/>
      <w:bookmarkStart w:id="2479" w:name="_Toc525897684"/>
      <w:bookmarkStart w:id="2480" w:name="_Toc526506601"/>
      <w:bookmarkStart w:id="2481" w:name="_Toc526506978"/>
      <w:bookmarkStart w:id="2482" w:name="_Toc526507357"/>
      <w:bookmarkStart w:id="2483" w:name="_Toc522870844"/>
      <w:bookmarkStart w:id="2484" w:name="_Toc522871972"/>
      <w:bookmarkStart w:id="2485" w:name="_Toc525558965"/>
      <w:bookmarkStart w:id="2486" w:name="_Toc525559382"/>
      <w:bookmarkStart w:id="2487" w:name="_Toc525560122"/>
      <w:bookmarkStart w:id="2488" w:name="_Toc525560493"/>
      <w:bookmarkStart w:id="2489" w:name="_Toc525897315"/>
      <w:bookmarkStart w:id="2490" w:name="_Toc525897685"/>
      <w:bookmarkStart w:id="2491" w:name="_Toc526506602"/>
      <w:bookmarkStart w:id="2492" w:name="_Toc526506979"/>
      <w:bookmarkStart w:id="2493" w:name="_Toc526507358"/>
      <w:bookmarkStart w:id="2494" w:name="_Toc522870845"/>
      <w:bookmarkStart w:id="2495" w:name="_Toc522871973"/>
      <w:bookmarkStart w:id="2496" w:name="_Toc525558966"/>
      <w:bookmarkStart w:id="2497" w:name="_Toc525559383"/>
      <w:bookmarkStart w:id="2498" w:name="_Toc525560123"/>
      <w:bookmarkStart w:id="2499" w:name="_Toc525560494"/>
      <w:bookmarkStart w:id="2500" w:name="_Toc525897316"/>
      <w:bookmarkStart w:id="2501" w:name="_Toc525897686"/>
      <w:bookmarkStart w:id="2502" w:name="_Toc526506603"/>
      <w:bookmarkStart w:id="2503" w:name="_Toc526506980"/>
      <w:bookmarkStart w:id="2504" w:name="_Toc526507359"/>
      <w:bookmarkStart w:id="2505" w:name="_Toc522870846"/>
      <w:bookmarkStart w:id="2506" w:name="_Toc522871974"/>
      <w:bookmarkStart w:id="2507" w:name="_Toc525558967"/>
      <w:bookmarkStart w:id="2508" w:name="_Toc525559384"/>
      <w:bookmarkStart w:id="2509" w:name="_Toc525560124"/>
      <w:bookmarkStart w:id="2510" w:name="_Toc525560495"/>
      <w:bookmarkStart w:id="2511" w:name="_Toc525897317"/>
      <w:bookmarkStart w:id="2512" w:name="_Toc525897687"/>
      <w:bookmarkStart w:id="2513" w:name="_Toc526506604"/>
      <w:bookmarkStart w:id="2514" w:name="_Toc526506981"/>
      <w:bookmarkStart w:id="2515" w:name="_Toc526507360"/>
      <w:bookmarkStart w:id="2516" w:name="_Toc522870847"/>
      <w:bookmarkStart w:id="2517" w:name="_Toc522871975"/>
      <w:bookmarkStart w:id="2518" w:name="_Toc525558968"/>
      <w:bookmarkStart w:id="2519" w:name="_Toc525559385"/>
      <w:bookmarkStart w:id="2520" w:name="_Toc525560125"/>
      <w:bookmarkStart w:id="2521" w:name="_Toc525560496"/>
      <w:bookmarkStart w:id="2522" w:name="_Toc525897318"/>
      <w:bookmarkStart w:id="2523" w:name="_Toc525897688"/>
      <w:bookmarkStart w:id="2524" w:name="_Toc526506605"/>
      <w:bookmarkStart w:id="2525" w:name="_Toc526506982"/>
      <w:bookmarkStart w:id="2526" w:name="_Toc526507361"/>
      <w:bookmarkStart w:id="2527" w:name="_Toc522870848"/>
      <w:bookmarkStart w:id="2528" w:name="_Toc522871976"/>
      <w:bookmarkStart w:id="2529" w:name="_Toc525558969"/>
      <w:bookmarkStart w:id="2530" w:name="_Toc525559386"/>
      <w:bookmarkStart w:id="2531" w:name="_Toc525560126"/>
      <w:bookmarkStart w:id="2532" w:name="_Toc525560497"/>
      <w:bookmarkStart w:id="2533" w:name="_Toc525897319"/>
      <w:bookmarkStart w:id="2534" w:name="_Toc525897689"/>
      <w:bookmarkStart w:id="2535" w:name="_Toc526506606"/>
      <w:bookmarkStart w:id="2536" w:name="_Toc526506983"/>
      <w:bookmarkStart w:id="2537" w:name="_Toc526507362"/>
      <w:bookmarkStart w:id="2538" w:name="_Toc522870849"/>
      <w:bookmarkStart w:id="2539" w:name="_Toc522871977"/>
      <w:bookmarkStart w:id="2540" w:name="_Toc525558970"/>
      <w:bookmarkStart w:id="2541" w:name="_Toc525559387"/>
      <w:bookmarkStart w:id="2542" w:name="_Toc525560127"/>
      <w:bookmarkStart w:id="2543" w:name="_Toc525560498"/>
      <w:bookmarkStart w:id="2544" w:name="_Toc525897320"/>
      <w:bookmarkStart w:id="2545" w:name="_Toc525897690"/>
      <w:bookmarkStart w:id="2546" w:name="_Toc526506607"/>
      <w:bookmarkStart w:id="2547" w:name="_Toc526506984"/>
      <w:bookmarkStart w:id="2548" w:name="_Toc526507363"/>
      <w:bookmarkStart w:id="2549" w:name="_Toc522870850"/>
      <w:bookmarkStart w:id="2550" w:name="_Toc522871978"/>
      <w:bookmarkStart w:id="2551" w:name="_Toc525558971"/>
      <w:bookmarkStart w:id="2552" w:name="_Toc525559388"/>
      <w:bookmarkStart w:id="2553" w:name="_Toc525560128"/>
      <w:bookmarkStart w:id="2554" w:name="_Toc525560499"/>
      <w:bookmarkStart w:id="2555" w:name="_Toc525897321"/>
      <w:bookmarkStart w:id="2556" w:name="_Toc525897691"/>
      <w:bookmarkStart w:id="2557" w:name="_Toc526506608"/>
      <w:bookmarkStart w:id="2558" w:name="_Toc526506985"/>
      <w:bookmarkStart w:id="2559" w:name="_Toc526507364"/>
      <w:bookmarkStart w:id="2560" w:name="_Toc522870851"/>
      <w:bookmarkStart w:id="2561" w:name="_Toc522871979"/>
      <w:bookmarkStart w:id="2562" w:name="_Toc525558972"/>
      <w:bookmarkStart w:id="2563" w:name="_Toc525559389"/>
      <w:bookmarkStart w:id="2564" w:name="_Toc525560129"/>
      <w:bookmarkStart w:id="2565" w:name="_Toc525560500"/>
      <w:bookmarkStart w:id="2566" w:name="_Toc525897322"/>
      <w:bookmarkStart w:id="2567" w:name="_Toc525897692"/>
      <w:bookmarkStart w:id="2568" w:name="_Toc526506609"/>
      <w:bookmarkStart w:id="2569" w:name="_Toc526506986"/>
      <w:bookmarkStart w:id="2570" w:name="_Toc526507365"/>
      <w:bookmarkStart w:id="2571" w:name="_Toc522870852"/>
      <w:bookmarkStart w:id="2572" w:name="_Toc522871980"/>
      <w:bookmarkStart w:id="2573" w:name="_Toc525558973"/>
      <w:bookmarkStart w:id="2574" w:name="_Toc525559390"/>
      <w:bookmarkStart w:id="2575" w:name="_Toc525560130"/>
      <w:bookmarkStart w:id="2576" w:name="_Toc525560501"/>
      <w:bookmarkStart w:id="2577" w:name="_Toc525897323"/>
      <w:bookmarkStart w:id="2578" w:name="_Toc525897693"/>
      <w:bookmarkStart w:id="2579" w:name="_Toc526506610"/>
      <w:bookmarkStart w:id="2580" w:name="_Toc526506987"/>
      <w:bookmarkStart w:id="2581" w:name="_Toc526507366"/>
      <w:bookmarkStart w:id="2582" w:name="_Toc522870853"/>
      <w:bookmarkStart w:id="2583" w:name="_Toc522871981"/>
      <w:bookmarkStart w:id="2584" w:name="_Toc525558974"/>
      <w:bookmarkStart w:id="2585" w:name="_Toc525559391"/>
      <w:bookmarkStart w:id="2586" w:name="_Toc525560131"/>
      <w:bookmarkStart w:id="2587" w:name="_Toc525560502"/>
      <w:bookmarkStart w:id="2588" w:name="_Toc525897324"/>
      <w:bookmarkStart w:id="2589" w:name="_Toc525897694"/>
      <w:bookmarkStart w:id="2590" w:name="_Toc526506611"/>
      <w:bookmarkStart w:id="2591" w:name="_Toc526506988"/>
      <w:bookmarkStart w:id="2592" w:name="_Toc526507367"/>
      <w:bookmarkStart w:id="2593" w:name="_Toc522870854"/>
      <w:bookmarkStart w:id="2594" w:name="_Toc522871982"/>
      <w:bookmarkStart w:id="2595" w:name="_Toc525558975"/>
      <w:bookmarkStart w:id="2596" w:name="_Toc525559392"/>
      <w:bookmarkStart w:id="2597" w:name="_Toc525560132"/>
      <w:bookmarkStart w:id="2598" w:name="_Toc525560503"/>
      <w:bookmarkStart w:id="2599" w:name="_Toc525897325"/>
      <w:bookmarkStart w:id="2600" w:name="_Toc525897695"/>
      <w:bookmarkStart w:id="2601" w:name="_Toc526506612"/>
      <w:bookmarkStart w:id="2602" w:name="_Toc526506989"/>
      <w:bookmarkStart w:id="2603" w:name="_Toc526507368"/>
      <w:bookmarkStart w:id="2604" w:name="_Toc522870855"/>
      <w:bookmarkStart w:id="2605" w:name="_Toc522871983"/>
      <w:bookmarkStart w:id="2606" w:name="_Toc525558976"/>
      <w:bookmarkStart w:id="2607" w:name="_Toc525559393"/>
      <w:bookmarkStart w:id="2608" w:name="_Toc525560133"/>
      <w:bookmarkStart w:id="2609" w:name="_Toc525560504"/>
      <w:bookmarkStart w:id="2610" w:name="_Toc525897326"/>
      <w:bookmarkStart w:id="2611" w:name="_Toc525897696"/>
      <w:bookmarkStart w:id="2612" w:name="_Toc526506613"/>
      <w:bookmarkStart w:id="2613" w:name="_Toc526506990"/>
      <w:bookmarkStart w:id="2614" w:name="_Toc526507369"/>
      <w:bookmarkStart w:id="2615" w:name="_Toc522870856"/>
      <w:bookmarkStart w:id="2616" w:name="_Toc522871984"/>
      <w:bookmarkStart w:id="2617" w:name="_Toc525558977"/>
      <w:bookmarkStart w:id="2618" w:name="_Toc525559394"/>
      <w:bookmarkStart w:id="2619" w:name="_Toc525560134"/>
      <w:bookmarkStart w:id="2620" w:name="_Toc525560505"/>
      <w:bookmarkStart w:id="2621" w:name="_Toc525897327"/>
      <w:bookmarkStart w:id="2622" w:name="_Toc525897697"/>
      <w:bookmarkStart w:id="2623" w:name="_Toc526506614"/>
      <w:bookmarkStart w:id="2624" w:name="_Toc526506991"/>
      <w:bookmarkStart w:id="2625" w:name="_Toc526507370"/>
      <w:bookmarkStart w:id="2626" w:name="_Toc522870857"/>
      <w:bookmarkStart w:id="2627" w:name="_Toc522871985"/>
      <w:bookmarkStart w:id="2628" w:name="_Toc525558978"/>
      <w:bookmarkStart w:id="2629" w:name="_Toc525559395"/>
      <w:bookmarkStart w:id="2630" w:name="_Toc525560135"/>
      <w:bookmarkStart w:id="2631" w:name="_Toc525560506"/>
      <w:bookmarkStart w:id="2632" w:name="_Toc525897328"/>
      <w:bookmarkStart w:id="2633" w:name="_Toc525897698"/>
      <w:bookmarkStart w:id="2634" w:name="_Toc526506615"/>
      <w:bookmarkStart w:id="2635" w:name="_Toc526506992"/>
      <w:bookmarkStart w:id="2636" w:name="_Toc526507371"/>
      <w:bookmarkStart w:id="2637" w:name="_Toc522870858"/>
      <w:bookmarkStart w:id="2638" w:name="_Toc522871986"/>
      <w:bookmarkStart w:id="2639" w:name="_Toc525558979"/>
      <w:bookmarkStart w:id="2640" w:name="_Toc525559396"/>
      <w:bookmarkStart w:id="2641" w:name="_Toc525560136"/>
      <w:bookmarkStart w:id="2642" w:name="_Toc525560507"/>
      <w:bookmarkStart w:id="2643" w:name="_Toc525897329"/>
      <w:bookmarkStart w:id="2644" w:name="_Toc525897699"/>
      <w:bookmarkStart w:id="2645" w:name="_Toc526506616"/>
      <w:bookmarkStart w:id="2646" w:name="_Toc526506993"/>
      <w:bookmarkStart w:id="2647" w:name="_Toc526507372"/>
      <w:bookmarkStart w:id="2648" w:name="_Toc522870859"/>
      <w:bookmarkStart w:id="2649" w:name="_Toc522871987"/>
      <w:bookmarkStart w:id="2650" w:name="_Toc525558980"/>
      <w:bookmarkStart w:id="2651" w:name="_Toc525559397"/>
      <w:bookmarkStart w:id="2652" w:name="_Toc525560137"/>
      <w:bookmarkStart w:id="2653" w:name="_Toc525560508"/>
      <w:bookmarkStart w:id="2654" w:name="_Toc525897330"/>
      <w:bookmarkStart w:id="2655" w:name="_Toc525897700"/>
      <w:bookmarkStart w:id="2656" w:name="_Toc526506617"/>
      <w:bookmarkStart w:id="2657" w:name="_Toc526506994"/>
      <w:bookmarkStart w:id="2658" w:name="_Toc526507373"/>
      <w:bookmarkStart w:id="2659" w:name="_Toc522870860"/>
      <w:bookmarkStart w:id="2660" w:name="_Toc522871988"/>
      <w:bookmarkStart w:id="2661" w:name="_Toc525558981"/>
      <w:bookmarkStart w:id="2662" w:name="_Toc525559398"/>
      <w:bookmarkStart w:id="2663" w:name="_Toc525560138"/>
      <w:bookmarkStart w:id="2664" w:name="_Toc525560509"/>
      <w:bookmarkStart w:id="2665" w:name="_Toc525897331"/>
      <w:bookmarkStart w:id="2666" w:name="_Toc525897701"/>
      <w:bookmarkStart w:id="2667" w:name="_Toc526506618"/>
      <w:bookmarkStart w:id="2668" w:name="_Toc526506995"/>
      <w:bookmarkStart w:id="2669" w:name="_Toc526507374"/>
      <w:bookmarkStart w:id="2670" w:name="_Toc522870861"/>
      <w:bookmarkStart w:id="2671" w:name="_Toc522871989"/>
      <w:bookmarkStart w:id="2672" w:name="_Toc525558982"/>
      <w:bookmarkStart w:id="2673" w:name="_Toc525559399"/>
      <w:bookmarkStart w:id="2674" w:name="_Toc525560139"/>
      <w:bookmarkStart w:id="2675" w:name="_Toc525560510"/>
      <w:bookmarkStart w:id="2676" w:name="_Toc525897332"/>
      <w:bookmarkStart w:id="2677" w:name="_Toc525897702"/>
      <w:bookmarkStart w:id="2678" w:name="_Toc526506619"/>
      <w:bookmarkStart w:id="2679" w:name="_Toc526506996"/>
      <w:bookmarkStart w:id="2680" w:name="_Toc526507375"/>
      <w:bookmarkStart w:id="2681" w:name="_Toc522870862"/>
      <w:bookmarkStart w:id="2682" w:name="_Toc522871990"/>
      <w:bookmarkStart w:id="2683" w:name="_Toc525558983"/>
      <w:bookmarkStart w:id="2684" w:name="_Toc525559400"/>
      <w:bookmarkStart w:id="2685" w:name="_Toc525560140"/>
      <w:bookmarkStart w:id="2686" w:name="_Toc525560511"/>
      <w:bookmarkStart w:id="2687" w:name="_Toc525897333"/>
      <w:bookmarkStart w:id="2688" w:name="_Toc525897703"/>
      <w:bookmarkStart w:id="2689" w:name="_Toc526506620"/>
      <w:bookmarkStart w:id="2690" w:name="_Toc526506997"/>
      <w:bookmarkStart w:id="2691" w:name="_Toc526507376"/>
      <w:bookmarkStart w:id="2692" w:name="_Toc522870863"/>
      <w:bookmarkStart w:id="2693" w:name="_Toc522871991"/>
      <w:bookmarkStart w:id="2694" w:name="_Toc525558984"/>
      <w:bookmarkStart w:id="2695" w:name="_Toc525559401"/>
      <w:bookmarkStart w:id="2696" w:name="_Toc525560141"/>
      <w:bookmarkStart w:id="2697" w:name="_Toc525560512"/>
      <w:bookmarkStart w:id="2698" w:name="_Toc525897334"/>
      <w:bookmarkStart w:id="2699" w:name="_Toc525897704"/>
      <w:bookmarkStart w:id="2700" w:name="_Toc526506621"/>
      <w:bookmarkStart w:id="2701" w:name="_Toc526506998"/>
      <w:bookmarkStart w:id="2702" w:name="_Toc526507377"/>
      <w:bookmarkStart w:id="2703" w:name="_Toc521420954"/>
      <w:bookmarkStart w:id="2704" w:name="_Toc521421344"/>
      <w:bookmarkStart w:id="2705" w:name="_Toc521421734"/>
      <w:bookmarkStart w:id="2706" w:name="_Toc521481612"/>
      <w:bookmarkStart w:id="2707" w:name="_Toc521482002"/>
      <w:bookmarkStart w:id="2708" w:name="_Toc521482392"/>
      <w:bookmarkStart w:id="2709" w:name="_Toc521482782"/>
      <w:bookmarkStart w:id="2710" w:name="_Toc521483172"/>
      <w:bookmarkStart w:id="2711" w:name="_Toc521483561"/>
      <w:bookmarkStart w:id="2712" w:name="_Toc522870864"/>
      <w:bookmarkStart w:id="2713" w:name="_Toc522871992"/>
      <w:bookmarkStart w:id="2714" w:name="_Toc525558985"/>
      <w:bookmarkStart w:id="2715" w:name="_Toc525559402"/>
      <w:bookmarkStart w:id="2716" w:name="_Toc525560142"/>
      <w:bookmarkStart w:id="2717" w:name="_Toc525560513"/>
      <w:bookmarkStart w:id="2718" w:name="_Toc525897335"/>
      <w:bookmarkStart w:id="2719" w:name="_Toc525897705"/>
      <w:bookmarkStart w:id="2720" w:name="_Toc526506622"/>
      <w:bookmarkStart w:id="2721" w:name="_Toc526506999"/>
      <w:bookmarkStart w:id="2722" w:name="_Toc526507378"/>
      <w:bookmarkStart w:id="2723" w:name="_Toc521420955"/>
      <w:bookmarkStart w:id="2724" w:name="_Toc521421345"/>
      <w:bookmarkStart w:id="2725" w:name="_Toc521421735"/>
      <w:bookmarkStart w:id="2726" w:name="_Toc521481613"/>
      <w:bookmarkStart w:id="2727" w:name="_Toc521482003"/>
      <w:bookmarkStart w:id="2728" w:name="_Toc521482393"/>
      <w:bookmarkStart w:id="2729" w:name="_Toc521482783"/>
      <w:bookmarkStart w:id="2730" w:name="_Toc521483173"/>
      <w:bookmarkStart w:id="2731" w:name="_Toc521483562"/>
      <w:bookmarkStart w:id="2732" w:name="_Toc522870865"/>
      <w:bookmarkStart w:id="2733" w:name="_Toc522871993"/>
      <w:bookmarkStart w:id="2734" w:name="_Toc525558986"/>
      <w:bookmarkStart w:id="2735" w:name="_Toc525559403"/>
      <w:bookmarkStart w:id="2736" w:name="_Toc525560143"/>
      <w:bookmarkStart w:id="2737" w:name="_Toc525560514"/>
      <w:bookmarkStart w:id="2738" w:name="_Toc525897336"/>
      <w:bookmarkStart w:id="2739" w:name="_Toc525897706"/>
      <w:bookmarkStart w:id="2740" w:name="_Toc526506623"/>
      <w:bookmarkStart w:id="2741" w:name="_Toc526507000"/>
      <w:bookmarkStart w:id="2742" w:name="_Toc526507379"/>
      <w:bookmarkStart w:id="2743" w:name="_Toc521420956"/>
      <w:bookmarkStart w:id="2744" w:name="_Toc521421346"/>
      <w:bookmarkStart w:id="2745" w:name="_Toc521421736"/>
      <w:bookmarkStart w:id="2746" w:name="_Toc521481614"/>
      <w:bookmarkStart w:id="2747" w:name="_Toc521482004"/>
      <w:bookmarkStart w:id="2748" w:name="_Toc521482394"/>
      <w:bookmarkStart w:id="2749" w:name="_Toc521482784"/>
      <w:bookmarkStart w:id="2750" w:name="_Toc521483174"/>
      <w:bookmarkStart w:id="2751" w:name="_Toc521483563"/>
      <w:bookmarkStart w:id="2752" w:name="_Toc522870866"/>
      <w:bookmarkStart w:id="2753" w:name="_Toc522871994"/>
      <w:bookmarkStart w:id="2754" w:name="_Toc525558987"/>
      <w:bookmarkStart w:id="2755" w:name="_Toc525559404"/>
      <w:bookmarkStart w:id="2756" w:name="_Toc525560144"/>
      <w:bookmarkStart w:id="2757" w:name="_Toc525560515"/>
      <w:bookmarkStart w:id="2758" w:name="_Toc525897337"/>
      <w:bookmarkStart w:id="2759" w:name="_Toc525897707"/>
      <w:bookmarkStart w:id="2760" w:name="_Toc526506624"/>
      <w:bookmarkStart w:id="2761" w:name="_Toc526507001"/>
      <w:bookmarkStart w:id="2762" w:name="_Toc526507380"/>
      <w:bookmarkStart w:id="2763" w:name="_Toc521420957"/>
      <w:bookmarkStart w:id="2764" w:name="_Toc521421347"/>
      <w:bookmarkStart w:id="2765" w:name="_Toc521421737"/>
      <w:bookmarkStart w:id="2766" w:name="_Toc521481615"/>
      <w:bookmarkStart w:id="2767" w:name="_Toc521482005"/>
      <w:bookmarkStart w:id="2768" w:name="_Toc521482395"/>
      <w:bookmarkStart w:id="2769" w:name="_Toc521482785"/>
      <w:bookmarkStart w:id="2770" w:name="_Toc521483175"/>
      <w:bookmarkStart w:id="2771" w:name="_Toc521483564"/>
      <w:bookmarkStart w:id="2772" w:name="_Toc522870867"/>
      <w:bookmarkStart w:id="2773" w:name="_Toc522871995"/>
      <w:bookmarkStart w:id="2774" w:name="_Toc525558988"/>
      <w:bookmarkStart w:id="2775" w:name="_Toc525559405"/>
      <w:bookmarkStart w:id="2776" w:name="_Toc525560145"/>
      <w:bookmarkStart w:id="2777" w:name="_Toc525560516"/>
      <w:bookmarkStart w:id="2778" w:name="_Toc525897338"/>
      <w:bookmarkStart w:id="2779" w:name="_Toc525897708"/>
      <w:bookmarkStart w:id="2780" w:name="_Toc526506625"/>
      <w:bookmarkStart w:id="2781" w:name="_Toc526507002"/>
      <w:bookmarkStart w:id="2782" w:name="_Toc526507381"/>
      <w:bookmarkStart w:id="2783" w:name="_Toc521420958"/>
      <w:bookmarkStart w:id="2784" w:name="_Toc521421348"/>
      <w:bookmarkStart w:id="2785" w:name="_Toc521421738"/>
      <w:bookmarkStart w:id="2786" w:name="_Toc521481616"/>
      <w:bookmarkStart w:id="2787" w:name="_Toc521482006"/>
      <w:bookmarkStart w:id="2788" w:name="_Toc521482396"/>
      <w:bookmarkStart w:id="2789" w:name="_Toc521482786"/>
      <w:bookmarkStart w:id="2790" w:name="_Toc521483176"/>
      <w:bookmarkStart w:id="2791" w:name="_Toc521483565"/>
      <w:bookmarkStart w:id="2792" w:name="_Toc522870868"/>
      <w:bookmarkStart w:id="2793" w:name="_Toc522871996"/>
      <w:bookmarkStart w:id="2794" w:name="_Toc525558989"/>
      <w:bookmarkStart w:id="2795" w:name="_Toc525559406"/>
      <w:bookmarkStart w:id="2796" w:name="_Toc525560146"/>
      <w:bookmarkStart w:id="2797" w:name="_Toc525560517"/>
      <w:bookmarkStart w:id="2798" w:name="_Toc525897339"/>
      <w:bookmarkStart w:id="2799" w:name="_Toc525897709"/>
      <w:bookmarkStart w:id="2800" w:name="_Toc526506626"/>
      <w:bookmarkStart w:id="2801" w:name="_Toc526507003"/>
      <w:bookmarkStart w:id="2802" w:name="_Toc526507382"/>
      <w:bookmarkStart w:id="2803" w:name="_Toc521420959"/>
      <w:bookmarkStart w:id="2804" w:name="_Toc521421349"/>
      <w:bookmarkStart w:id="2805" w:name="_Toc521421739"/>
      <w:bookmarkStart w:id="2806" w:name="_Toc521481617"/>
      <w:bookmarkStart w:id="2807" w:name="_Toc521482007"/>
      <w:bookmarkStart w:id="2808" w:name="_Toc521482397"/>
      <w:bookmarkStart w:id="2809" w:name="_Toc521482787"/>
      <w:bookmarkStart w:id="2810" w:name="_Toc521483177"/>
      <w:bookmarkStart w:id="2811" w:name="_Toc521483566"/>
      <w:bookmarkStart w:id="2812" w:name="_Toc522870869"/>
      <w:bookmarkStart w:id="2813" w:name="_Toc522871997"/>
      <w:bookmarkStart w:id="2814" w:name="_Toc525558990"/>
      <w:bookmarkStart w:id="2815" w:name="_Toc525559407"/>
      <w:bookmarkStart w:id="2816" w:name="_Toc525560147"/>
      <w:bookmarkStart w:id="2817" w:name="_Toc525560518"/>
      <w:bookmarkStart w:id="2818" w:name="_Toc525897340"/>
      <w:bookmarkStart w:id="2819" w:name="_Toc525897710"/>
      <w:bookmarkStart w:id="2820" w:name="_Toc526506627"/>
      <w:bookmarkStart w:id="2821" w:name="_Toc526507004"/>
      <w:bookmarkStart w:id="2822" w:name="_Toc526507383"/>
      <w:bookmarkStart w:id="2823" w:name="_Toc218847659"/>
      <w:bookmarkStart w:id="2824" w:name="_Toc526507385"/>
      <w:bookmarkStart w:id="2825" w:name="_Toc213418117"/>
      <w:bookmarkStart w:id="2826" w:name="_Toc215743200"/>
      <w:bookmarkStart w:id="2827" w:name="_Toc518384189"/>
      <w:bookmarkStart w:id="2828" w:name="_Toc521065121"/>
      <w:bookmarkStart w:id="2829" w:name="_Toc521420619"/>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r>
        <w:t>Requirements for doing business after contract award</w:t>
      </w:r>
      <w:bookmarkEnd w:id="2823"/>
    </w:p>
    <w:p w14:paraId="7993E94A" w14:textId="2AA8D6D9" w:rsidR="009F5ED0" w:rsidRDefault="5A8A5075" w:rsidP="00EC69B8">
      <w:pPr>
        <w:pStyle w:val="Heading2"/>
      </w:pPr>
      <w:bookmarkStart w:id="2830" w:name="_Toc218847660"/>
      <w:r>
        <w:t>Required Forms</w:t>
      </w:r>
      <w:bookmarkEnd w:id="2824"/>
      <w:bookmarkEnd w:id="2825"/>
      <w:bookmarkEnd w:id="2826"/>
      <w:bookmarkEnd w:id="2830"/>
    </w:p>
    <w:p w14:paraId="3A69B7E4" w14:textId="77777777" w:rsidR="009F5ED0" w:rsidRDefault="003D1366">
      <w:pPr>
        <w:pStyle w:val="HeadText2"/>
      </w:pPr>
      <w:r>
        <w:rPr>
          <w:b/>
          <w:bCs/>
          <w:u w:val="single"/>
        </w:rPr>
        <w:t>DO NOT SUBMIT THESE FORMS UNTIL INSTRUCTED TO DO SO.</w:t>
      </w:r>
      <w:r>
        <w:t xml:space="preserve"> The Commonwealth of Massachusetts requires Contractors apparent successful bidders to submit the following </w:t>
      </w:r>
      <w:hyperlink r:id="rId54" w:history="1">
        <w:r w:rsidR="009F5ED0">
          <w:rPr>
            <w:rStyle w:val="Hyperlink"/>
          </w:rPr>
          <w:t>forms</w:t>
        </w:r>
      </w:hyperlink>
      <w:r>
        <w:t>:</w:t>
      </w:r>
    </w:p>
    <w:p w14:paraId="04C070FC" w14:textId="77777777" w:rsidR="009F5ED0" w:rsidRDefault="003D1366" w:rsidP="00C53AE0">
      <w:pPr>
        <w:numPr>
          <w:ilvl w:val="0"/>
          <w:numId w:val="5"/>
        </w:numPr>
        <w:spacing w:after="160"/>
        <w:jc w:val="both"/>
        <w:rPr>
          <w:b/>
          <w:bCs/>
        </w:rPr>
      </w:pPr>
      <w:bookmarkStart w:id="2831" w:name="_Hlk65849903"/>
      <w:r>
        <w:rPr>
          <w:b/>
          <w:bCs/>
        </w:rPr>
        <w:t xml:space="preserve">Standard Contract Form </w:t>
      </w:r>
    </w:p>
    <w:p w14:paraId="65BB2E24" w14:textId="43FFFFEE" w:rsidR="009F5ED0" w:rsidRDefault="003D1366" w:rsidP="00C53AE0">
      <w:pPr>
        <w:numPr>
          <w:ilvl w:val="0"/>
          <w:numId w:val="5"/>
        </w:numPr>
        <w:spacing w:after="160"/>
        <w:jc w:val="both"/>
        <w:rPr>
          <w:b/>
          <w:bCs/>
        </w:rPr>
      </w:pPr>
      <w:r>
        <w:rPr>
          <w:b/>
          <w:bCs/>
        </w:rPr>
        <w:t xml:space="preserve">Commonwealth Terms and Conditions </w:t>
      </w:r>
      <w:r w:rsidR="7FE1C5B0" w:rsidRPr="415D7AB9">
        <w:rPr>
          <w:b/>
          <w:bCs/>
        </w:rPr>
        <w:t>for Information Technology Contracts issued on July 1, 2025</w:t>
      </w:r>
      <w:r w:rsidR="76AF2216" w:rsidRPr="415D7AB9">
        <w:rPr>
          <w:b/>
          <w:bCs/>
        </w:rPr>
        <w:t xml:space="preserve"> </w:t>
      </w:r>
      <w:r>
        <w:t>(signing the Standard Contract Form signifies acceptance of the Commonwealth Terms and Conditions</w:t>
      </w:r>
      <w:r w:rsidR="00D31A52">
        <w:t xml:space="preserve"> for Information Technology Contracts</w:t>
      </w:r>
      <w:r>
        <w:t xml:space="preserve">) </w:t>
      </w:r>
    </w:p>
    <w:p w14:paraId="58E5F690" w14:textId="77777777" w:rsidR="009F5ED0" w:rsidRDefault="003D1366" w:rsidP="00C53AE0">
      <w:pPr>
        <w:numPr>
          <w:ilvl w:val="0"/>
          <w:numId w:val="5"/>
        </w:numPr>
        <w:spacing w:after="160"/>
        <w:jc w:val="both"/>
        <w:rPr>
          <w:b/>
          <w:bCs/>
        </w:rPr>
      </w:pPr>
      <w:r>
        <w:rPr>
          <w:b/>
          <w:bCs/>
        </w:rPr>
        <w:t xml:space="preserve">Contractor Authorized Signatory Listing </w:t>
      </w:r>
    </w:p>
    <w:p w14:paraId="0930EA34" w14:textId="77777777" w:rsidR="009F5ED0" w:rsidRDefault="003D1366" w:rsidP="00C53AE0">
      <w:pPr>
        <w:numPr>
          <w:ilvl w:val="0"/>
          <w:numId w:val="5"/>
        </w:numPr>
        <w:spacing w:after="160"/>
        <w:jc w:val="both"/>
        <w:rPr>
          <w:b/>
          <w:bCs/>
        </w:rPr>
      </w:pPr>
      <w:r>
        <w:rPr>
          <w:b/>
          <w:bCs/>
        </w:rPr>
        <w:t xml:space="preserve">Request for Taxpayer Identification and Verification </w:t>
      </w:r>
      <w:r>
        <w:t>(Mass. Substitute W9 Form)</w:t>
      </w:r>
    </w:p>
    <w:p w14:paraId="349571FB" w14:textId="77777777" w:rsidR="009F5ED0" w:rsidRDefault="003D1366" w:rsidP="00C53AE0">
      <w:pPr>
        <w:numPr>
          <w:ilvl w:val="0"/>
          <w:numId w:val="5"/>
        </w:numPr>
        <w:spacing w:after="160"/>
        <w:jc w:val="both"/>
        <w:rPr>
          <w:b/>
          <w:bCs/>
        </w:rPr>
      </w:pPr>
      <w:r>
        <w:rPr>
          <w:b/>
          <w:bCs/>
        </w:rPr>
        <w:t>Electronic Funds Transfer Sign Up Form</w:t>
      </w:r>
    </w:p>
    <w:bookmarkEnd w:id="2831"/>
    <w:p w14:paraId="644280A6" w14:textId="28ED0280" w:rsidR="009F5ED0" w:rsidRDefault="003D1366">
      <w:pPr>
        <w:pStyle w:val="HeadText3"/>
      </w:pPr>
      <w:r>
        <w:t xml:space="preserve">Successful Bidders who agreed to the terms and conditions of these forms electronically via COMMBUYS online Quote submission tool must still submit the above forms within seven (7) calendar days of award notification or their contract may not be executed by the Commonwealth. Bidders who have previous contract(s) with the Commonwealth and have up-to-date, ink-signature version of the Request for Taxpayer Identification and Verification (Mass. Substitute W9 Form) on file with the Office of the State Comptroller may submit copies of the signed forms. However, a new Standard Contract Form and Contractor Authorized Signatory Listing must be submitted for each new contract with the Commonwealth. Please note that the Commonwealth deems void any changes made on or by attachment to the terms in any of these published forms and that, by submitting a bid in response to this RFR, the bidder agrees that they will sign these forms if notified that they are an apparent successful bidder.  Please refer to section </w:t>
      </w:r>
      <w:hyperlink w:anchor="_Acceptable_Forms_of" w:history="1">
        <w:r w:rsidR="00DC72DB">
          <w:rPr>
            <w:rStyle w:val="Hyperlink"/>
          </w:rPr>
          <w:t>10.2.1 Acceptable Forms of Signature.</w:t>
        </w:r>
      </w:hyperlink>
    </w:p>
    <w:p w14:paraId="0FFED3C6" w14:textId="77777777" w:rsidR="009F5ED0" w:rsidRDefault="009F5ED0">
      <w:pPr>
        <w:pStyle w:val="HeadText3"/>
      </w:pPr>
    </w:p>
    <w:p w14:paraId="3E0F05E2" w14:textId="77777777" w:rsidR="009F5ED0" w:rsidRDefault="003D1366">
      <w:pPr>
        <w:pStyle w:val="Heading2"/>
      </w:pPr>
      <w:bookmarkStart w:id="2832" w:name="_Use_of_COMMBUYS"/>
      <w:bookmarkStart w:id="2833" w:name="_Toc526507392"/>
      <w:bookmarkStart w:id="2834" w:name="_Toc213418119"/>
      <w:bookmarkStart w:id="2835" w:name="_Toc215743202"/>
      <w:bookmarkStart w:id="2836" w:name="_Toc218847661"/>
      <w:bookmarkEnd w:id="2832"/>
      <w:r>
        <w:t>Use of COMMBUYS</w:t>
      </w:r>
      <w:bookmarkEnd w:id="2833"/>
      <w:bookmarkEnd w:id="2834"/>
      <w:bookmarkEnd w:id="2835"/>
      <w:bookmarkEnd w:id="2836"/>
    </w:p>
    <w:p w14:paraId="6161765B" w14:textId="638B3485" w:rsidR="009F5ED0" w:rsidRDefault="5A8A5075" w:rsidP="1D930E8E">
      <w:pPr>
        <w:pStyle w:val="HeadText2"/>
        <w:rPr>
          <w:rStyle w:val="Hyperlink"/>
        </w:rPr>
      </w:pPr>
      <w:r>
        <w:t>Awarded Contractors are required to maintain an active registration in COMMBUYS, and to maintain a current email address for the Contractor's contact person. That email inbox must be monitored for communications, including bids and notifications from COMMBUYS</w:t>
      </w:r>
      <w:r w:rsidR="001E7A51">
        <w:t xml:space="preserve"> </w:t>
      </w:r>
      <w:r>
        <w:t xml:space="preserve">and </w:t>
      </w:r>
      <w:r w:rsidR="57196C1F">
        <w:t>EOTSS</w:t>
      </w:r>
      <w:r>
        <w:t xml:space="preserve">. The Commonwealth assumes no responsibility if a Contractor’s designated email address is not current, or if technical issues, such as email filtering, computer, network, or ISP problems, cause email communications to be lost or rejected. Awarded contractors must comply with applicable COMMBUYS requirements outlined in </w:t>
      </w:r>
      <w:r w:rsidR="00DC72DB" w:rsidRPr="00DC72DB">
        <w:t>Appendix</w:t>
      </w:r>
      <w:r w:rsidR="00DC72DB">
        <w:t xml:space="preserve"> </w:t>
      </w:r>
      <w:r w:rsidR="004639F3">
        <w:t>1</w:t>
      </w:r>
      <w:r w:rsidR="00DC72DB">
        <w:t>.</w:t>
      </w:r>
    </w:p>
    <w:p w14:paraId="660461AD" w14:textId="5495F79F" w:rsidR="009F5ED0" w:rsidRDefault="009F5ED0" w:rsidP="00B667DE">
      <w:pPr>
        <w:pStyle w:val="HeadText2"/>
        <w:spacing w:after="0"/>
        <w:ind w:left="1368"/>
        <w:jc w:val="left"/>
      </w:pPr>
    </w:p>
    <w:p w14:paraId="51241A9D" w14:textId="77777777" w:rsidR="009F5ED0" w:rsidRDefault="003D1366" w:rsidP="009925D7">
      <w:pPr>
        <w:pStyle w:val="Heading2"/>
      </w:pPr>
      <w:bookmarkStart w:id="2837" w:name="_Toc518384494"/>
      <w:bookmarkStart w:id="2838" w:name="_Toc518392384"/>
      <w:bookmarkStart w:id="2839" w:name="_Toc518641683"/>
      <w:bookmarkStart w:id="2840" w:name="_Toc518642048"/>
      <w:bookmarkStart w:id="2841" w:name="_Toc521420961"/>
      <w:bookmarkStart w:id="2842" w:name="_Toc521421351"/>
      <w:bookmarkStart w:id="2843" w:name="_Toc521421741"/>
      <w:bookmarkStart w:id="2844" w:name="_Toc521481619"/>
      <w:bookmarkStart w:id="2845" w:name="_Toc521482009"/>
      <w:bookmarkStart w:id="2846" w:name="_Toc521482399"/>
      <w:bookmarkStart w:id="2847" w:name="_Toc521482789"/>
      <w:bookmarkStart w:id="2848" w:name="_Toc521483179"/>
      <w:bookmarkStart w:id="2849" w:name="_Toc521483568"/>
      <w:bookmarkStart w:id="2850" w:name="_Toc522870871"/>
      <w:bookmarkStart w:id="2851" w:name="_Toc522871999"/>
      <w:bookmarkStart w:id="2852" w:name="_Toc525558992"/>
      <w:bookmarkStart w:id="2853" w:name="_Toc525559410"/>
      <w:bookmarkStart w:id="2854" w:name="_Toc525560150"/>
      <w:bookmarkStart w:id="2855" w:name="_Toc525560521"/>
      <w:bookmarkStart w:id="2856" w:name="_Toc525897350"/>
      <w:bookmarkStart w:id="2857" w:name="_Toc525897720"/>
      <w:bookmarkStart w:id="2858" w:name="_Toc526506638"/>
      <w:bookmarkStart w:id="2859" w:name="_Toc526507015"/>
      <w:bookmarkStart w:id="2860" w:name="_Toc526507394"/>
      <w:bookmarkStart w:id="2861" w:name="_Toc518384495"/>
      <w:bookmarkStart w:id="2862" w:name="_Toc518392385"/>
      <w:bookmarkStart w:id="2863" w:name="_Toc518641684"/>
      <w:bookmarkStart w:id="2864" w:name="_Toc518642049"/>
      <w:bookmarkStart w:id="2865" w:name="_Toc521420962"/>
      <w:bookmarkStart w:id="2866" w:name="_Toc521421352"/>
      <w:bookmarkStart w:id="2867" w:name="_Toc521421742"/>
      <w:bookmarkStart w:id="2868" w:name="_Toc521481620"/>
      <w:bookmarkStart w:id="2869" w:name="_Toc521482010"/>
      <w:bookmarkStart w:id="2870" w:name="_Toc521482400"/>
      <w:bookmarkStart w:id="2871" w:name="_Toc521482790"/>
      <w:bookmarkStart w:id="2872" w:name="_Toc521483180"/>
      <w:bookmarkStart w:id="2873" w:name="_Toc521483569"/>
      <w:bookmarkStart w:id="2874" w:name="_Toc522870872"/>
      <w:bookmarkStart w:id="2875" w:name="_Toc522872000"/>
      <w:bookmarkStart w:id="2876" w:name="_Toc525558993"/>
      <w:bookmarkStart w:id="2877" w:name="_Toc525559411"/>
      <w:bookmarkStart w:id="2878" w:name="_Toc525560151"/>
      <w:bookmarkStart w:id="2879" w:name="_Toc525560522"/>
      <w:bookmarkStart w:id="2880" w:name="_Toc525897351"/>
      <w:bookmarkStart w:id="2881" w:name="_Toc525897721"/>
      <w:bookmarkStart w:id="2882" w:name="_Toc526506639"/>
      <w:bookmarkStart w:id="2883" w:name="_Toc526507016"/>
      <w:bookmarkStart w:id="2884" w:name="_Toc526507395"/>
      <w:bookmarkStart w:id="2885" w:name="_Toc525559416"/>
      <w:bookmarkStart w:id="2886" w:name="_Toc525560163"/>
      <w:bookmarkStart w:id="2887" w:name="_Toc525560534"/>
      <w:bookmarkStart w:id="2888" w:name="_Toc525897362"/>
      <w:bookmarkStart w:id="2889" w:name="_Toc525897732"/>
      <w:bookmarkStart w:id="2890" w:name="_Toc526506644"/>
      <w:bookmarkStart w:id="2891" w:name="_Toc526507021"/>
      <w:bookmarkStart w:id="2892" w:name="_Toc526507400"/>
      <w:bookmarkStart w:id="2893" w:name="_Toc518384501"/>
      <w:bookmarkStart w:id="2894" w:name="_Toc518392391"/>
      <w:bookmarkStart w:id="2895" w:name="_Toc518641690"/>
      <w:bookmarkStart w:id="2896" w:name="_Toc518642055"/>
      <w:bookmarkStart w:id="2897" w:name="_Toc521420968"/>
      <w:bookmarkStart w:id="2898" w:name="_Toc521421358"/>
      <w:bookmarkStart w:id="2899" w:name="_Toc521421748"/>
      <w:bookmarkStart w:id="2900" w:name="_Toc521481626"/>
      <w:bookmarkStart w:id="2901" w:name="_Toc521482016"/>
      <w:bookmarkStart w:id="2902" w:name="_Toc521482406"/>
      <w:bookmarkStart w:id="2903" w:name="_Toc521482796"/>
      <w:bookmarkStart w:id="2904" w:name="_Toc521483186"/>
      <w:bookmarkStart w:id="2905" w:name="_Toc521483575"/>
      <w:bookmarkStart w:id="2906" w:name="_Toc522870878"/>
      <w:bookmarkStart w:id="2907" w:name="_Toc522872006"/>
      <w:bookmarkStart w:id="2908" w:name="_Toc525558999"/>
      <w:bookmarkStart w:id="2909" w:name="_Toc525559418"/>
      <w:bookmarkStart w:id="2910" w:name="_Toc525560165"/>
      <w:bookmarkStart w:id="2911" w:name="_Toc525560536"/>
      <w:bookmarkStart w:id="2912" w:name="_Toc525897364"/>
      <w:bookmarkStart w:id="2913" w:name="_Toc525897734"/>
      <w:bookmarkStart w:id="2914" w:name="_Toc526506646"/>
      <w:bookmarkStart w:id="2915" w:name="_Toc526507023"/>
      <w:bookmarkStart w:id="2916" w:name="_Toc526507402"/>
      <w:bookmarkStart w:id="2917" w:name="_Toc526507403"/>
      <w:bookmarkStart w:id="2918" w:name="_Toc213418121"/>
      <w:bookmarkStart w:id="2919" w:name="_Toc215743204"/>
      <w:bookmarkStart w:id="2920" w:name="_Toc218847662"/>
      <w:bookmarkEnd w:id="2827"/>
      <w:bookmarkEnd w:id="2828"/>
      <w:bookmarkEnd w:id="2829"/>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r>
        <w:t>Changes to Contractor’s information</w:t>
      </w:r>
      <w:bookmarkEnd w:id="2917"/>
      <w:bookmarkEnd w:id="2918"/>
      <w:bookmarkEnd w:id="2919"/>
      <w:bookmarkEnd w:id="2920"/>
    </w:p>
    <w:p w14:paraId="711DE108" w14:textId="77777777" w:rsidR="009F5ED0" w:rsidRDefault="003D1366">
      <w:pPr>
        <w:pStyle w:val="HeadText3"/>
      </w:pPr>
      <w:r>
        <w:t>Changes to the Contractor’s contact information, company name, legal address, payment address, tax identification number, authorized signatories, SDO-certification status, or EFT information must be promptly reported via email to the Commonwealth Category Managers. In some cases, additional paperwork will be required to effect the change.</w:t>
      </w:r>
    </w:p>
    <w:p w14:paraId="224EF49B" w14:textId="77777777" w:rsidR="009F5ED0" w:rsidRDefault="003D1366">
      <w:pPr>
        <w:pStyle w:val="Heading3"/>
      </w:pPr>
      <w:bookmarkStart w:id="2921" w:name="_Toc526507404"/>
      <w:bookmarkStart w:id="2922" w:name="_Toc213418122"/>
      <w:bookmarkStart w:id="2923" w:name="_Toc215743205"/>
      <w:bookmarkStart w:id="2924" w:name="_Toc218847663"/>
      <w:r>
        <w:t>Contractor account team</w:t>
      </w:r>
      <w:bookmarkEnd w:id="2921"/>
      <w:bookmarkEnd w:id="2922"/>
      <w:bookmarkEnd w:id="2923"/>
      <w:bookmarkEnd w:id="2924"/>
      <w:r>
        <w:t xml:space="preserve"> </w:t>
      </w:r>
    </w:p>
    <w:p w14:paraId="4A0AAC29" w14:textId="77777777" w:rsidR="009F5ED0" w:rsidRDefault="003D1366">
      <w:pPr>
        <w:pStyle w:val="Heading4"/>
      </w:pPr>
      <w:bookmarkStart w:id="2925" w:name="_Toc526507405"/>
      <w:r>
        <w:t xml:space="preserve"> Single Point of Contact</w:t>
      </w:r>
      <w:bookmarkEnd w:id="2925"/>
    </w:p>
    <w:p w14:paraId="167B702C" w14:textId="77777777" w:rsidR="009F5ED0" w:rsidRDefault="003D1366">
      <w:pPr>
        <w:ind w:left="945"/>
      </w:pPr>
      <w:r>
        <w:t>The Bidder must provide in its response with the name of an individual who will be the Account Manager for the term of the contract. The Account Manager will be responsible for proper operation and administration of the Contract by the Contractor and must be the direct interface and Single Point of Contact (SPOC) for the Commonwealth Category Managers. The Account Manager must be the SPOC for all aspects of the contract resulting from this procurement, including any and all sub-contractors.</w:t>
      </w:r>
      <w:bookmarkStart w:id="2926" w:name="_Toc526507406"/>
      <w:r>
        <w:t xml:space="preserve"> Replacement of Contractor Staff</w:t>
      </w:r>
      <w:bookmarkEnd w:id="2926"/>
      <w:r>
        <w:t xml:space="preserve">, the Contractors shall promptly notify the Commonwealth Category Managers regarding replacement of the Contractor staff of the change. </w:t>
      </w:r>
    </w:p>
    <w:p w14:paraId="188B0235" w14:textId="77777777" w:rsidR="009F5ED0" w:rsidRDefault="009F5ED0">
      <w:pPr>
        <w:ind w:left="945"/>
      </w:pPr>
    </w:p>
    <w:p w14:paraId="27E063E7" w14:textId="77777777" w:rsidR="009F5ED0" w:rsidRDefault="003D1366">
      <w:pPr>
        <w:pStyle w:val="Heading2"/>
      </w:pPr>
      <w:bookmarkStart w:id="2927" w:name="_Toc213418123"/>
      <w:bookmarkStart w:id="2928" w:name="_Toc215743206"/>
      <w:bookmarkStart w:id="2929" w:name="_Toc218847664"/>
      <w:r>
        <w:lastRenderedPageBreak/>
        <w:t>Contract Cost Compliance Verification</w:t>
      </w:r>
      <w:bookmarkEnd w:id="2927"/>
      <w:bookmarkEnd w:id="2928"/>
      <w:bookmarkEnd w:id="2929"/>
    </w:p>
    <w:p w14:paraId="666554AE" w14:textId="77777777" w:rsidR="009F5ED0" w:rsidRDefault="003D1366">
      <w:pPr>
        <w:pStyle w:val="Heading3"/>
      </w:pPr>
      <w:bookmarkStart w:id="2930" w:name="_Toc213418124"/>
      <w:bookmarkStart w:id="2931" w:name="_Toc215743207"/>
      <w:bookmarkStart w:id="2932" w:name="_Toc218847665"/>
      <w:r>
        <w:t>Submission of Documentation</w:t>
      </w:r>
      <w:bookmarkEnd w:id="2930"/>
      <w:bookmarkEnd w:id="2931"/>
      <w:bookmarkEnd w:id="2932"/>
    </w:p>
    <w:p w14:paraId="586E8727" w14:textId="53D66066" w:rsidR="009F5ED0" w:rsidRDefault="5A8A5075">
      <w:pPr>
        <w:pStyle w:val="HeadText3"/>
      </w:pPr>
      <w:r>
        <w:t xml:space="preserve">At any time during the Contract, </w:t>
      </w:r>
      <w:r w:rsidR="45404C5E">
        <w:t>EOTSS</w:t>
      </w:r>
      <w:r>
        <w:t xml:space="preserve"> may require submission of documentation demonstrating that Contractors’ equipment or other charges are in compliance with their contracts.  This could include copies of third-party and Contractor invoices relative to a particular transaction, copies of catalogs, or other documentation.  If it is determined that items or services were charged at more than the agreed upon price, the contractor will be required to refund or issue credits to the Entities that were overcharged, and to identify procedures which will be implemented to avoid future overcharges.  Repeated instances of overcharging may result in suspension from new business, contract termination, or other consequences.  </w:t>
      </w:r>
    </w:p>
    <w:p w14:paraId="3861CB88" w14:textId="77777777" w:rsidR="009F5ED0" w:rsidRDefault="009F5ED0">
      <w:pPr>
        <w:ind w:left="945"/>
      </w:pPr>
    </w:p>
    <w:p w14:paraId="1AC9FA8C" w14:textId="18496768" w:rsidR="009F5ED0" w:rsidRDefault="003D1366">
      <w:pPr>
        <w:pStyle w:val="Heading3"/>
      </w:pPr>
      <w:bookmarkStart w:id="2933" w:name="_Toc526506651"/>
      <w:bookmarkStart w:id="2934" w:name="_Toc526507028"/>
      <w:bookmarkStart w:id="2935" w:name="_Toc526507407"/>
      <w:bookmarkStart w:id="2936" w:name="_Toc526507408"/>
      <w:bookmarkStart w:id="2937" w:name="_Toc213418126"/>
      <w:bookmarkStart w:id="2938" w:name="_Toc215743209"/>
      <w:bookmarkStart w:id="2939" w:name="_Toc218847666"/>
      <w:bookmarkEnd w:id="2933"/>
      <w:bookmarkEnd w:id="2934"/>
      <w:bookmarkEnd w:id="2935"/>
      <w:r>
        <w:t>Adding commodities and/or services only in accordance with the Contract</w:t>
      </w:r>
      <w:bookmarkEnd w:id="2936"/>
      <w:bookmarkEnd w:id="2937"/>
      <w:bookmarkEnd w:id="2938"/>
      <w:bookmarkEnd w:id="2939"/>
    </w:p>
    <w:p w14:paraId="519D940A" w14:textId="200BA348" w:rsidR="009F5ED0" w:rsidRDefault="003D1366">
      <w:pPr>
        <w:pStyle w:val="HeadText3"/>
      </w:pPr>
      <w:r>
        <w:t xml:space="preserve"> The Commonwealth of Massachusetts recognizes that services and goods related to the proposed contract may change as technology advances and as markets evolve.  Contractors may submit requests to add new services and/or goods at any time during the Contract term.  </w:t>
      </w:r>
    </w:p>
    <w:p w14:paraId="3490E53D" w14:textId="77777777" w:rsidR="009F5ED0" w:rsidRDefault="003D1366">
      <w:pPr>
        <w:pStyle w:val="Heading2"/>
      </w:pPr>
      <w:bookmarkStart w:id="2940" w:name="_Toc213418127"/>
      <w:bookmarkStart w:id="2941" w:name="_Toc215743210"/>
      <w:bookmarkStart w:id="2942" w:name="_Toc218847667"/>
      <w:bookmarkStart w:id="2943" w:name="_Toc526507412"/>
      <w:r>
        <w:t>Vendor Relationship Management</w:t>
      </w:r>
      <w:bookmarkEnd w:id="2940"/>
      <w:bookmarkEnd w:id="2941"/>
      <w:bookmarkEnd w:id="2942"/>
    </w:p>
    <w:p w14:paraId="35B71F57" w14:textId="5310AFAF" w:rsidR="009F5ED0" w:rsidRDefault="003D1366">
      <w:pPr>
        <w:spacing w:after="160" w:line="259" w:lineRule="auto"/>
        <w:ind w:left="630"/>
        <w:rPr>
          <w:rFonts w:eastAsiaTheme="minorEastAsia" w:cs="Arial"/>
          <w:lang w:val="en-JM"/>
        </w:rPr>
      </w:pPr>
      <w:r>
        <w:rPr>
          <w:rFonts w:eastAsiaTheme="minorEastAsia" w:cs="Arial"/>
          <w:lang w:val="en-JM"/>
        </w:rPr>
        <w:t xml:space="preserve">Awarded vendors are required to participate in the vendor relationship management process.  </w:t>
      </w:r>
      <w:r w:rsidR="340BF9C3" w:rsidRPr="415D7AB9">
        <w:rPr>
          <w:rFonts w:eastAsiaTheme="minorEastAsia" w:cs="Arial"/>
          <w:lang w:val="en-JM"/>
        </w:rPr>
        <w:t xml:space="preserve">EOTSS’ </w:t>
      </w:r>
      <w:r w:rsidR="76AF2216" w:rsidRPr="415D7AB9">
        <w:rPr>
          <w:rFonts w:eastAsiaTheme="minorEastAsia" w:cs="Arial"/>
          <w:lang w:val="en-JM"/>
        </w:rPr>
        <w:t>aim</w:t>
      </w:r>
      <w:r w:rsidR="35E4DD28" w:rsidRPr="415D7AB9">
        <w:rPr>
          <w:rFonts w:eastAsiaTheme="minorEastAsia" w:cs="Arial"/>
          <w:lang w:val="en-JM"/>
        </w:rPr>
        <w:t>s</w:t>
      </w:r>
      <w:r>
        <w:rPr>
          <w:rFonts w:eastAsiaTheme="minorEastAsia" w:cs="Arial"/>
          <w:lang w:val="en-JM"/>
        </w:rPr>
        <w:t xml:space="preserve"> to strengthen vendor relationships through a cooperative process involving communication and reviews regarding performance measures, understanding vendors’ business operations, actions plans for improvement as applicable, and partnering to ensure success in delivering products or services.  This process also establishes mutually beneficial programs that are essential to vendors and the Commonwealth. </w:t>
      </w:r>
    </w:p>
    <w:p w14:paraId="4D3A1FB3" w14:textId="77777777" w:rsidR="009F5ED0" w:rsidRDefault="003D1366">
      <w:pPr>
        <w:spacing w:after="160" w:line="259" w:lineRule="auto"/>
        <w:ind w:left="630"/>
        <w:rPr>
          <w:rFonts w:eastAsiaTheme="minorEastAsia" w:cs="Arial"/>
          <w:lang w:val="en-JM"/>
        </w:rPr>
      </w:pPr>
      <w:r>
        <w:rPr>
          <w:rFonts w:cs="Arial"/>
          <w:lang w:val="en-JM"/>
        </w:rPr>
        <w:t xml:space="preserve">Among the benefits of this vendor relationship management process is </w:t>
      </w:r>
      <w:r>
        <w:rPr>
          <w:rFonts w:eastAsiaTheme="minorEastAsia" w:cs="Arial"/>
          <w:lang w:val="en-JM"/>
        </w:rPr>
        <w:t xml:space="preserve">reducing cost, introducing new </w:t>
      </w:r>
      <w:r>
        <w:rPr>
          <w:rFonts w:cs="Arial"/>
          <w:lang w:val="en-JM"/>
        </w:rPr>
        <w:t>and</w:t>
      </w:r>
      <w:r>
        <w:rPr>
          <w:rFonts w:eastAsiaTheme="minorEastAsia" w:cs="Arial"/>
          <w:lang w:val="en-JM"/>
        </w:rPr>
        <w:t xml:space="preserve"> innovative products</w:t>
      </w:r>
      <w:r>
        <w:rPr>
          <w:rFonts w:cs="Arial"/>
          <w:lang w:val="en-JM"/>
        </w:rPr>
        <w:t xml:space="preserve"> and services</w:t>
      </w:r>
      <w:r>
        <w:rPr>
          <w:rFonts w:eastAsiaTheme="minorEastAsia" w:cs="Arial"/>
          <w:lang w:val="en-JM"/>
        </w:rPr>
        <w:t>, creating better payment terms</w:t>
      </w:r>
      <w:r>
        <w:rPr>
          <w:rFonts w:cs="Arial"/>
          <w:lang w:val="en-JM"/>
        </w:rPr>
        <w:t>,</w:t>
      </w:r>
      <w:r>
        <w:rPr>
          <w:rFonts w:eastAsiaTheme="minorEastAsia" w:cs="Arial"/>
          <w:lang w:val="en-JM"/>
        </w:rPr>
        <w:t xml:space="preserve"> reducing inventory risks or creating cash benefits. It is also about building close relationship</w:t>
      </w:r>
      <w:r>
        <w:rPr>
          <w:rFonts w:cs="Arial"/>
          <w:lang w:val="en-JM"/>
        </w:rPr>
        <w:t>s</w:t>
      </w:r>
      <w:r>
        <w:rPr>
          <w:rFonts w:eastAsiaTheme="minorEastAsia" w:cs="Arial"/>
          <w:lang w:val="en-JM"/>
        </w:rPr>
        <w:t xml:space="preserve"> with key suppliers as partners for a common goal.</w:t>
      </w:r>
    </w:p>
    <w:p w14:paraId="49DF00BA" w14:textId="77777777" w:rsidR="009F5ED0" w:rsidRDefault="003D1366">
      <w:pPr>
        <w:ind w:left="630"/>
        <w:rPr>
          <w:rFonts w:cs="Arial"/>
          <w:b/>
          <w:bCs/>
        </w:rPr>
      </w:pPr>
      <w:r>
        <w:rPr>
          <w:rFonts w:cs="Arial"/>
          <w:b/>
          <w:bCs/>
        </w:rPr>
        <w:t>Supplier Business Reviews</w:t>
      </w:r>
      <w:r>
        <w:rPr>
          <w:rFonts w:cs="Arial"/>
          <w:b/>
          <w:bCs/>
        </w:rPr>
        <w:br/>
      </w:r>
    </w:p>
    <w:p w14:paraId="0B2BAC3A" w14:textId="45502B20" w:rsidR="009F5ED0" w:rsidRDefault="003D1366">
      <w:pPr>
        <w:spacing w:after="160" w:line="259" w:lineRule="auto"/>
        <w:ind w:left="630"/>
        <w:rPr>
          <w:rFonts w:eastAsiaTheme="minorEastAsia" w:cs="Arial"/>
          <w:lang w:val="en-JM"/>
        </w:rPr>
      </w:pPr>
      <w:r>
        <w:rPr>
          <w:rFonts w:eastAsiaTheme="minorEastAsia"/>
          <w:lang w:val="en-JM"/>
        </w:rPr>
        <w:t xml:space="preserve">Select awarded vendors will cooperate with Supplier Business Reviews (SBRs).  Vendors meeting certain criteria, including but not limited to: high volume of transactions, high spend, unique or critical products or services, single vendor on contracts, vendors who are on contracts with a significant EPP component, and unique or high SDP commitments, will be selected for SBRs and will make available the vendor contract manager and other decision making personal as needed to participate in regular meetings to discuss vendor performance and progress toward contract objectives. The frequency of SBR meetings will be determined by </w:t>
      </w:r>
      <w:r w:rsidR="11C6B023" w:rsidRPr="415D7AB9">
        <w:rPr>
          <w:rFonts w:eastAsiaTheme="minorEastAsia"/>
          <w:lang w:val="en-JM"/>
        </w:rPr>
        <w:t>EOTSS</w:t>
      </w:r>
      <w:r w:rsidR="008136C6">
        <w:rPr>
          <w:rFonts w:eastAsiaTheme="minorEastAsia"/>
          <w:lang w:val="en-JM"/>
        </w:rPr>
        <w:t xml:space="preserve"> </w:t>
      </w:r>
      <w:r>
        <w:rPr>
          <w:rFonts w:eastAsiaTheme="minorEastAsia"/>
          <w:lang w:val="en-JM"/>
        </w:rPr>
        <w:t>and will typically range from quarterly to annually.</w:t>
      </w:r>
      <w:r>
        <w:rPr>
          <w:rFonts w:eastAsiaTheme="minorEastAsia" w:cs="Arial"/>
          <w:lang w:val="en-JM"/>
        </w:rPr>
        <w:t> </w:t>
      </w:r>
      <w:r w:rsidR="71626F34" w:rsidRPr="415D7AB9">
        <w:rPr>
          <w:rFonts w:eastAsiaTheme="minorEastAsia"/>
        </w:rPr>
        <w:t>EOTSS</w:t>
      </w:r>
      <w:r>
        <w:rPr>
          <w:rFonts w:eastAsiaTheme="minorEastAsia"/>
          <w:lang w:val="en-JM"/>
        </w:rPr>
        <w:t xml:space="preserve"> will communicate with the vendor’s contract manager at the appropriate time, the schedule and requirements for these sessions.</w:t>
      </w:r>
    </w:p>
    <w:p w14:paraId="257AD994" w14:textId="77777777" w:rsidR="009F5ED0" w:rsidRDefault="003D1366">
      <w:pPr>
        <w:pStyle w:val="Heading2"/>
      </w:pPr>
      <w:bookmarkStart w:id="2944" w:name="_Toc213418128"/>
      <w:bookmarkStart w:id="2945" w:name="_Toc215743211"/>
      <w:bookmarkStart w:id="2946" w:name="_Toc218847668"/>
      <w:r>
        <w:t>Performance Measures</w:t>
      </w:r>
      <w:bookmarkEnd w:id="2943"/>
      <w:bookmarkEnd w:id="2944"/>
      <w:bookmarkEnd w:id="2945"/>
      <w:bookmarkEnd w:id="2946"/>
    </w:p>
    <w:p w14:paraId="74F9D88E" w14:textId="77777777" w:rsidR="009F5ED0" w:rsidRDefault="003D1366">
      <w:pPr>
        <w:pStyle w:val="Heading3"/>
        <w:tabs>
          <w:tab w:val="clear" w:pos="936"/>
          <w:tab w:val="left" w:pos="900"/>
        </w:tabs>
        <w:ind w:left="900" w:hanging="900"/>
        <w:rPr>
          <w:rFonts w:cs="Times New Roman"/>
          <w:b w:val="0"/>
          <w:bCs w:val="0"/>
        </w:rPr>
      </w:pPr>
      <w:bookmarkStart w:id="2947" w:name="_Toc526507414"/>
      <w:bookmarkStart w:id="2948" w:name="_Toc213418129"/>
      <w:bookmarkStart w:id="2949" w:name="_Toc215743212"/>
      <w:bookmarkStart w:id="2950" w:name="_Toc218847669"/>
      <w:r>
        <w:t>Continued qualification based on performance</w:t>
      </w:r>
      <w:bookmarkEnd w:id="2947"/>
      <w:r>
        <w:br/>
      </w:r>
      <w:r>
        <w:rPr>
          <w:rFonts w:cs="Times New Roman"/>
          <w:b w:val="0"/>
          <w:bCs w:val="0"/>
        </w:rPr>
        <w:t>Contractors will be evaluated on their current performance and may be asked to work with the Commonwealth towards improvement. The Commonwealth and the Contractor must mutually agree upon any KPI performance targets that are not already specified below.</w:t>
      </w:r>
      <w:bookmarkEnd w:id="2948"/>
      <w:bookmarkEnd w:id="2949"/>
      <w:bookmarkEnd w:id="2950"/>
    </w:p>
    <w:p w14:paraId="104B0F03" w14:textId="77777777" w:rsidR="009F5ED0" w:rsidRDefault="003D1366">
      <w:pPr>
        <w:pStyle w:val="Heading3"/>
      </w:pPr>
      <w:bookmarkStart w:id="2951" w:name="_Toc526507415"/>
      <w:bookmarkStart w:id="2952" w:name="_Toc213418130"/>
      <w:bookmarkStart w:id="2953" w:name="_Toc215743213"/>
      <w:bookmarkStart w:id="2954" w:name="_Toc218847670"/>
      <w:r>
        <w:t>Failure to perform contractual obligations</w:t>
      </w:r>
      <w:bookmarkEnd w:id="2951"/>
      <w:bookmarkEnd w:id="2952"/>
      <w:bookmarkEnd w:id="2953"/>
      <w:bookmarkEnd w:id="2954"/>
      <w:r>
        <w:t xml:space="preserve"> </w:t>
      </w:r>
    </w:p>
    <w:p w14:paraId="2A8B9BBD" w14:textId="2BDB70F3" w:rsidR="009F5ED0" w:rsidRDefault="003D1366">
      <w:pPr>
        <w:pStyle w:val="HeadText3"/>
      </w:pPr>
      <w:r>
        <w:t>If a Contractor is providing poor service in connection with, has failed to perform or comply with its obligations under, and/or has breached any term of this RFR or any agreement in connection with the RFR, in addition to any other remedies available at law and in equity and those set forth in this RFR and any of its attachments (including, without limitation, the Commonwealth Terms and Conditions</w:t>
      </w:r>
      <w:r w:rsidR="25F55A27">
        <w:t xml:space="preserve"> for Information Technology Contracts</w:t>
      </w:r>
      <w:r>
        <w:t xml:space="preserve">), </w:t>
      </w:r>
      <w:r w:rsidR="0DE18A39">
        <w:t>EOTSS</w:t>
      </w:r>
      <w:r>
        <w:t xml:space="preserve"> may exercise one or more of the following actions with respect to the Contractor:</w:t>
      </w:r>
    </w:p>
    <w:p w14:paraId="48E27D99" w14:textId="77777777" w:rsidR="009F5ED0" w:rsidRDefault="003D1366" w:rsidP="0075015A">
      <w:pPr>
        <w:pStyle w:val="HeadText3"/>
        <w:ind w:left="1435" w:hanging="528"/>
      </w:pPr>
      <w:r>
        <w:t>·</w:t>
      </w:r>
      <w:r>
        <w:tab/>
        <w:t xml:space="preserve">Contract suspension, including, without limitation, suspension from new or all business for a specified period of time or the remainder of the applicable contract term; </w:t>
      </w:r>
    </w:p>
    <w:p w14:paraId="33F92B8D" w14:textId="77777777" w:rsidR="009F5ED0" w:rsidRDefault="003D1366">
      <w:pPr>
        <w:pStyle w:val="HeadText3"/>
      </w:pPr>
      <w:r>
        <w:t>·</w:t>
      </w:r>
      <w:r>
        <w:tab/>
        <w:t xml:space="preserve">Contract termination; </w:t>
      </w:r>
    </w:p>
    <w:p w14:paraId="7908994F" w14:textId="77777777" w:rsidR="009F5ED0" w:rsidRDefault="003D1366">
      <w:pPr>
        <w:pStyle w:val="HeadText3"/>
      </w:pPr>
      <w:r>
        <w:t>·</w:t>
      </w:r>
      <w:r>
        <w:tab/>
        <w:t>Point deduction on future bids; and/or</w:t>
      </w:r>
    </w:p>
    <w:p w14:paraId="59EE6AC7" w14:textId="77777777" w:rsidR="009F5ED0" w:rsidRDefault="003D1366">
      <w:pPr>
        <w:pStyle w:val="HeadText3"/>
      </w:pPr>
      <w:r>
        <w:t>·</w:t>
      </w:r>
      <w:r>
        <w:tab/>
        <w:t xml:space="preserve">Administration of a corrective action plan, as further described below.  </w:t>
      </w:r>
    </w:p>
    <w:p w14:paraId="2A833088" w14:textId="77777777" w:rsidR="009F5ED0" w:rsidRDefault="009F5ED0">
      <w:pPr>
        <w:pStyle w:val="HeadText3"/>
      </w:pPr>
    </w:p>
    <w:p w14:paraId="05E99BE4" w14:textId="64C483AD" w:rsidR="009F5ED0" w:rsidRPr="00785F2E" w:rsidRDefault="003D1366" w:rsidP="003D1366">
      <w:pPr>
        <w:pStyle w:val="Heading4"/>
        <w:numPr>
          <w:ilvl w:val="0"/>
          <w:numId w:val="0"/>
        </w:numPr>
        <w:ind w:left="907"/>
        <w:rPr>
          <w:b w:val="0"/>
          <w:bCs w:val="0"/>
        </w:rPr>
      </w:pPr>
      <w:r w:rsidRPr="00785F2E">
        <w:rPr>
          <w:b w:val="0"/>
          <w:bCs w:val="0"/>
        </w:rPr>
        <w:t xml:space="preserve">If a Contractor’s performance under the Contract is not satisfactory and can be remedied, the Contractor may be offered the opportunity to submit and implement a corrective action plan. The submission, offer, and/or acceptance of a corrective action plan will not limit the rights and remedies available to </w:t>
      </w:r>
      <w:r w:rsidR="72DB599C">
        <w:rPr>
          <w:b w:val="0"/>
          <w:bCs w:val="0"/>
        </w:rPr>
        <w:t>EOTSS</w:t>
      </w:r>
      <w:r w:rsidRPr="00785F2E">
        <w:rPr>
          <w:b w:val="0"/>
          <w:bCs w:val="0"/>
        </w:rPr>
        <w:t xml:space="preserve">.  In the case of termination for failure to comply with obligations and/or breach of contract, Contractors shall cooperate with </w:t>
      </w:r>
      <w:r w:rsidR="18919272">
        <w:rPr>
          <w:b w:val="0"/>
          <w:bCs w:val="0"/>
        </w:rPr>
        <w:t xml:space="preserve">EOTSS </w:t>
      </w:r>
      <w:r w:rsidRPr="00785F2E">
        <w:rPr>
          <w:b w:val="0"/>
          <w:bCs w:val="0"/>
        </w:rPr>
        <w:t>to transition the goods and/or services to another Contractor at no additional cost.</w:t>
      </w:r>
    </w:p>
    <w:p w14:paraId="6E0E1C11" w14:textId="77777777" w:rsidR="009F5ED0" w:rsidRDefault="003D1366">
      <w:pPr>
        <w:pStyle w:val="Heading2"/>
      </w:pPr>
      <w:bookmarkStart w:id="2955" w:name="_Toc526507416"/>
      <w:bookmarkStart w:id="2956" w:name="_Toc213418131"/>
      <w:bookmarkStart w:id="2957" w:name="_Toc215743214"/>
      <w:bookmarkStart w:id="2958" w:name="_Toc218847671"/>
      <w:r>
        <w:t>Adding additional contractors</w:t>
      </w:r>
      <w:bookmarkEnd w:id="2955"/>
      <w:bookmarkEnd w:id="2956"/>
      <w:bookmarkEnd w:id="2957"/>
      <w:bookmarkEnd w:id="2958"/>
    </w:p>
    <w:p w14:paraId="2E015ABA" w14:textId="2C4E7639" w:rsidR="005C360E" w:rsidRDefault="003D1366" w:rsidP="003B043D">
      <w:pPr>
        <w:pStyle w:val="HeadText3"/>
        <w:ind w:left="630"/>
      </w:pPr>
      <w:r>
        <w:t xml:space="preserve">If, over the life of the Contract, the SST determines that additional Contractors should be added to meet the requirements of the Commonwealth and participating states, these may first be drawn from qualified bidders that were not awarded and/or the Bid may be reopened to obtain additional Quotes. The Commonwealth may request that additional Contractors be added to the contract should the needs of the Commonwealth not be met. </w:t>
      </w:r>
      <w:bookmarkStart w:id="2959" w:name="_Toc518384518"/>
      <w:bookmarkStart w:id="2960" w:name="_Toc518392408"/>
      <w:bookmarkStart w:id="2961" w:name="_Toc518641707"/>
      <w:bookmarkStart w:id="2962" w:name="_Toc518642072"/>
      <w:bookmarkStart w:id="2963" w:name="_Toc521420985"/>
      <w:bookmarkStart w:id="2964" w:name="_Toc521421375"/>
      <w:bookmarkStart w:id="2965" w:name="_Toc521421765"/>
      <w:bookmarkStart w:id="2966" w:name="_Toc521481643"/>
      <w:bookmarkStart w:id="2967" w:name="_Toc521482033"/>
      <w:bookmarkStart w:id="2968" w:name="_Toc521482423"/>
      <w:bookmarkStart w:id="2969" w:name="_Toc521482813"/>
      <w:bookmarkStart w:id="2970" w:name="_Toc521483203"/>
      <w:bookmarkStart w:id="2971" w:name="_Toc521483592"/>
      <w:bookmarkStart w:id="2972" w:name="_Toc522870895"/>
      <w:bookmarkStart w:id="2973" w:name="_Toc522872023"/>
      <w:bookmarkStart w:id="2974" w:name="_Toc525559016"/>
      <w:bookmarkStart w:id="2975" w:name="_Toc525559435"/>
      <w:bookmarkStart w:id="2976" w:name="_Toc525560182"/>
      <w:bookmarkStart w:id="2977" w:name="_Toc525560553"/>
      <w:bookmarkStart w:id="2978" w:name="_Toc525897381"/>
      <w:bookmarkStart w:id="2979" w:name="_Toc525897751"/>
      <w:bookmarkStart w:id="2980" w:name="_Toc526506663"/>
      <w:bookmarkStart w:id="2981" w:name="_Toc526507040"/>
      <w:bookmarkStart w:id="2982" w:name="_Toc526507419"/>
      <w:bookmarkStart w:id="2983" w:name="_Toc518384519"/>
      <w:bookmarkStart w:id="2984" w:name="_Toc518392409"/>
      <w:bookmarkStart w:id="2985" w:name="_Toc518641708"/>
      <w:bookmarkStart w:id="2986" w:name="_Toc518642073"/>
      <w:bookmarkStart w:id="2987" w:name="_Toc521420986"/>
      <w:bookmarkStart w:id="2988" w:name="_Toc521421376"/>
      <w:bookmarkStart w:id="2989" w:name="_Toc521421766"/>
      <w:bookmarkStart w:id="2990" w:name="_Toc521481644"/>
      <w:bookmarkStart w:id="2991" w:name="_Toc521482034"/>
      <w:bookmarkStart w:id="2992" w:name="_Toc521482424"/>
      <w:bookmarkStart w:id="2993" w:name="_Toc521482814"/>
      <w:bookmarkStart w:id="2994" w:name="_Toc521483204"/>
      <w:bookmarkStart w:id="2995" w:name="_Toc521483593"/>
      <w:bookmarkStart w:id="2996" w:name="_Toc522870896"/>
      <w:bookmarkStart w:id="2997" w:name="_Toc522872024"/>
      <w:bookmarkStart w:id="2998" w:name="_Toc525559017"/>
      <w:bookmarkStart w:id="2999" w:name="_Toc525559436"/>
      <w:bookmarkStart w:id="3000" w:name="_Toc525560183"/>
      <w:bookmarkStart w:id="3001" w:name="_Toc525560554"/>
      <w:bookmarkStart w:id="3002" w:name="_Toc525897382"/>
      <w:bookmarkStart w:id="3003" w:name="_Toc525897752"/>
      <w:bookmarkStart w:id="3004" w:name="_Toc526506664"/>
      <w:bookmarkStart w:id="3005" w:name="_Toc526507041"/>
      <w:bookmarkStart w:id="3006" w:name="_Toc526507420"/>
      <w:bookmarkStart w:id="3007" w:name="_Toc213418136"/>
      <w:bookmarkStart w:id="3008" w:name="_Toc215743219"/>
      <w:bookmarkStart w:id="3009" w:name="_Toc526507422"/>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p>
    <w:p w14:paraId="6EC1E901" w14:textId="77777777" w:rsidR="005C360E" w:rsidRPr="005C360E" w:rsidRDefault="005C360E" w:rsidP="005C360E">
      <w:pPr>
        <w:pStyle w:val="HeadText3"/>
      </w:pPr>
    </w:p>
    <w:p w14:paraId="2E6E0662" w14:textId="6D89D947" w:rsidR="009F5ED0" w:rsidRDefault="003D1366" w:rsidP="00A54260">
      <w:pPr>
        <w:pStyle w:val="Heading2"/>
      </w:pPr>
      <w:bookmarkStart w:id="3010" w:name="_Toc218847672"/>
      <w:r>
        <w:t>Audit</w:t>
      </w:r>
      <w:bookmarkEnd w:id="3007"/>
      <w:bookmarkEnd w:id="3008"/>
      <w:bookmarkEnd w:id="3010"/>
    </w:p>
    <w:p w14:paraId="4DF7A635" w14:textId="06D677F4" w:rsidR="009F5ED0" w:rsidRDefault="003D1366">
      <w:pPr>
        <w:pStyle w:val="Head3Text"/>
      </w:pPr>
      <w:r>
        <w:t xml:space="preserve">During the term of this Agreement and for a period of six years thereafter, </w:t>
      </w:r>
      <w:r w:rsidR="0127128F">
        <w:t>EOTSS</w:t>
      </w:r>
      <w:r>
        <w:t>, its auditors, the Office of the Inspector General, the Office of the Attorney General, or other authorized representatives shall be afforded access at reasonable times to Contractor's accounting records, including sales information on any system, reports, or files, in order to audit all records relating to goods sold or services performed pursuant to this Agreement. If such an audit indicates that Contractor has materially underreported Sales, then the Vendor shall be responsible for payment of the costs associated with the audit.</w:t>
      </w:r>
    </w:p>
    <w:p w14:paraId="30B01978" w14:textId="77777777" w:rsidR="009F5ED0" w:rsidRDefault="009F5ED0">
      <w:pPr>
        <w:pStyle w:val="Head3Text"/>
      </w:pPr>
    </w:p>
    <w:bookmarkEnd w:id="3009"/>
    <w:p w14:paraId="1BFD03EF" w14:textId="77777777" w:rsidR="009F5ED0" w:rsidRDefault="009F5ED0">
      <w:pPr>
        <w:pStyle w:val="HeadText3"/>
      </w:pPr>
    </w:p>
    <w:p w14:paraId="548CA6B0" w14:textId="77777777" w:rsidR="009F5ED0" w:rsidRDefault="003D1366">
      <w:pPr>
        <w:pStyle w:val="Heading2"/>
      </w:pPr>
      <w:bookmarkStart w:id="3011" w:name="_Toc526507431"/>
      <w:bookmarkStart w:id="3012" w:name="_Toc213418139"/>
      <w:bookmarkStart w:id="3013" w:name="_Toc215743222"/>
      <w:bookmarkStart w:id="3014" w:name="_Toc218847673"/>
      <w:bookmarkStart w:id="3015" w:name="_Toc518384223"/>
      <w:bookmarkStart w:id="3016" w:name="_Toc521065155"/>
      <w:bookmarkStart w:id="3017" w:name="_Toc521420653"/>
      <w:r>
        <w:t>Payment Related Terms</w:t>
      </w:r>
      <w:bookmarkEnd w:id="3011"/>
      <w:bookmarkEnd w:id="3012"/>
      <w:bookmarkEnd w:id="3013"/>
      <w:bookmarkEnd w:id="3014"/>
    </w:p>
    <w:p w14:paraId="32E396FD" w14:textId="77777777" w:rsidR="009F5ED0" w:rsidRDefault="003D1366">
      <w:pPr>
        <w:pStyle w:val="Heading3"/>
      </w:pPr>
      <w:bookmarkStart w:id="3018" w:name="_Toc526507432"/>
      <w:bookmarkStart w:id="3019" w:name="_Toc213418140"/>
      <w:bookmarkStart w:id="3020" w:name="_Toc215743223"/>
      <w:bookmarkStart w:id="3021" w:name="_Toc218847674"/>
      <w:r>
        <w:t>Bill Payment</w:t>
      </w:r>
      <w:bookmarkEnd w:id="3018"/>
      <w:bookmarkEnd w:id="3019"/>
      <w:bookmarkEnd w:id="3020"/>
      <w:bookmarkEnd w:id="3021"/>
    </w:p>
    <w:p w14:paraId="050507C2" w14:textId="4230C18A" w:rsidR="009F5ED0" w:rsidRDefault="003D1366" w:rsidP="004639F3">
      <w:pPr>
        <w:pStyle w:val="HeadText3"/>
      </w:pPr>
      <w:r>
        <w:t>Software Reseller must make their billing staff aware of the payment terms of the Contract.  Payments times after receipt of a correct and valid invoice are</w:t>
      </w:r>
      <w:r w:rsidR="0FE331BF">
        <w:t xml:space="preserve"> 45 days to pay after receipt of correct and valid invoice</w:t>
      </w:r>
    </w:p>
    <w:p w14:paraId="2D0759DF" w14:textId="237ED2A9" w:rsidR="009F5ED0" w:rsidRDefault="003D1366">
      <w:pPr>
        <w:pStyle w:val="HeadText3"/>
        <w:rPr>
          <w:rStyle w:val="Hyperlink"/>
        </w:rPr>
      </w:pPr>
      <w:r>
        <w:t xml:space="preserve">All invoices issued to </w:t>
      </w:r>
      <w:r w:rsidR="00D57194">
        <w:t>EOTSS</w:t>
      </w:r>
      <w:r>
        <w:t xml:space="preserve"> pursuant to this contract are payable in accordance with the Comptroller’s Bill Payment Policy: </w:t>
      </w:r>
      <w:hyperlink r:id="rId55" w:history="1">
        <w:r w:rsidR="009F5ED0">
          <w:rPr>
            <w:rStyle w:val="Hyperlink"/>
          </w:rPr>
          <w:t>http://www.macomptroller.info/comptroller/docs/policies-procedures/accounts-payable/po-ap-commonwealth-bill-paying.pdf</w:t>
        </w:r>
      </w:hyperlink>
    </w:p>
    <w:p w14:paraId="0E0F82ED" w14:textId="49C75687" w:rsidR="009F5ED0" w:rsidRDefault="00D57194">
      <w:pPr>
        <w:pStyle w:val="HeadText3"/>
      </w:pPr>
      <w:r>
        <w:t>EOTSS</w:t>
      </w:r>
      <w:r w:rsidR="003D1366">
        <w:t xml:space="preserve"> cannot pay invoices for goods or services that have not been received.  </w:t>
      </w:r>
    </w:p>
    <w:p w14:paraId="2025B87F" w14:textId="7F4F48C3" w:rsidR="009F5ED0" w:rsidRDefault="003D1366">
      <w:pPr>
        <w:pStyle w:val="HeadText3"/>
      </w:pPr>
      <w:r>
        <w:t xml:space="preserve">When software licenses are ordered in addition to other services, it will generally be the case that the Software licenses may be invoiced on the date received by </w:t>
      </w:r>
      <w:r w:rsidR="097BBED4">
        <w:t>EOTSS</w:t>
      </w:r>
      <w:r>
        <w:t xml:space="preserve">, but the other services must be invoiced in a staged manner.  For example, if a single purchase order includes software, installation services, and training services, the Software Reseller may invoice for the Software upon receipt by </w:t>
      </w:r>
      <w:r w:rsidR="3A4E6628">
        <w:t>EOTSS</w:t>
      </w:r>
      <w:r>
        <w:t xml:space="preserve">, but may not invoice for the other services until notified by the Software Publisher or </w:t>
      </w:r>
      <w:r w:rsidR="00AC735A">
        <w:t>EOTSS</w:t>
      </w:r>
      <w:r>
        <w:t xml:space="preserve"> that each service has been delivered and accepted by </w:t>
      </w:r>
      <w:r w:rsidR="3A4E6628">
        <w:t>EOTSS</w:t>
      </w:r>
      <w:r>
        <w:t xml:space="preserve">. </w:t>
      </w:r>
    </w:p>
    <w:p w14:paraId="6223AECF" w14:textId="74C9A327" w:rsidR="009F5ED0" w:rsidRDefault="003D1366">
      <w:pPr>
        <w:pStyle w:val="HeadText3"/>
      </w:pPr>
      <w:r>
        <w:t xml:space="preserve">In addition, Software Resellers must make Software Publishers aware of the payment terms, and request that they not contact </w:t>
      </w:r>
      <w:r w:rsidR="00AC735A">
        <w:t>EOTSS</w:t>
      </w:r>
      <w:r>
        <w:t xml:space="preserve"> directly for payment.  If the Software Publisher does contact </w:t>
      </w:r>
      <w:r w:rsidR="52B3DB8E">
        <w:t>EOTSS</w:t>
      </w:r>
      <w:r>
        <w:t xml:space="preserve"> for payment, this will be reported by </w:t>
      </w:r>
      <w:r w:rsidR="3EF3A5C5">
        <w:t>EOTSS</w:t>
      </w:r>
      <w:r>
        <w:t xml:space="preserve"> to the Software Reseller.  The Software Reseller shall work with the Software Publisher to ensure that the Software Publisher understands the payment terms and that contacting </w:t>
      </w:r>
      <w:r w:rsidR="00E82A80">
        <w:t>EOTSS</w:t>
      </w:r>
      <w:r>
        <w:t xml:space="preserve"> directly is not acceptable.</w:t>
      </w:r>
    </w:p>
    <w:p w14:paraId="0DF630C4" w14:textId="77777777" w:rsidR="009F5ED0" w:rsidRDefault="009F5ED0">
      <w:pPr>
        <w:pStyle w:val="HeadText3"/>
      </w:pPr>
    </w:p>
    <w:p w14:paraId="38B98274" w14:textId="77777777" w:rsidR="009F5ED0" w:rsidRDefault="003D1366">
      <w:pPr>
        <w:pStyle w:val="Heading3"/>
      </w:pPr>
      <w:bookmarkStart w:id="3022" w:name="_Toc526507433"/>
      <w:bookmarkStart w:id="3023" w:name="_Toc213418141"/>
      <w:bookmarkStart w:id="3024" w:name="_Toc215743224"/>
      <w:bookmarkStart w:id="3025" w:name="_Toc218847675"/>
      <w:r>
        <w:t>Late Payment Fees</w:t>
      </w:r>
      <w:bookmarkEnd w:id="3022"/>
      <w:bookmarkEnd w:id="3023"/>
      <w:bookmarkEnd w:id="3024"/>
      <w:bookmarkEnd w:id="3025"/>
    </w:p>
    <w:p w14:paraId="3FCE7F45" w14:textId="77777777" w:rsidR="009F5ED0" w:rsidRDefault="003D1366">
      <w:pPr>
        <w:pStyle w:val="HeadText3"/>
      </w:pPr>
      <w:r>
        <w:t xml:space="preserve">Late Payment fees may be assessed only as authorized by the Office of the Comptroller: </w:t>
      </w:r>
      <w:hyperlink r:id="rId56" w:history="1">
        <w:r w:rsidR="009F5ED0">
          <w:rPr>
            <w:rStyle w:val="Hyperlink"/>
          </w:rPr>
          <w:t>https://www.mass.gov/doc/815-cmr-4-late-penalty-interest/download</w:t>
        </w:r>
      </w:hyperlink>
    </w:p>
    <w:p w14:paraId="6FF55FD1" w14:textId="77777777" w:rsidR="009F5ED0" w:rsidRDefault="003D1366">
      <w:pPr>
        <w:pStyle w:val="Heading3"/>
      </w:pPr>
      <w:bookmarkStart w:id="3026" w:name="_Toc526507434"/>
      <w:bookmarkStart w:id="3027" w:name="_Toc213418142"/>
      <w:bookmarkStart w:id="3028" w:name="_Toc215743225"/>
      <w:bookmarkStart w:id="3029" w:name="_Toc218847676"/>
      <w:r>
        <w:t>Electronic Funds Transfer (EFT)</w:t>
      </w:r>
      <w:bookmarkEnd w:id="3026"/>
      <w:bookmarkEnd w:id="3027"/>
      <w:bookmarkEnd w:id="3028"/>
      <w:bookmarkEnd w:id="3029"/>
    </w:p>
    <w:p w14:paraId="3369C864" w14:textId="77777777" w:rsidR="009F5ED0" w:rsidRDefault="003D1366">
      <w:pPr>
        <w:pStyle w:val="HeadText3"/>
      </w:pPr>
      <w:r>
        <w:t xml:space="preserve">All Awarded Contractors must agree to participate in the Commonwealth Electronic Funds Transfer (EFT) program for receiving payments. Additional information about EFT is available on the Comptroller’s VendorWeb site located at: </w:t>
      </w:r>
      <w:hyperlink r:id="rId57" w:history="1">
        <w:r w:rsidR="009F5ED0">
          <w:rPr>
            <w:rStyle w:val="Hyperlink"/>
          </w:rPr>
          <w:t>https://massfinance.state.ma.us/VendorWeb/vendor.asp</w:t>
        </w:r>
      </w:hyperlink>
    </w:p>
    <w:p w14:paraId="7C397AB8" w14:textId="77777777" w:rsidR="009F5ED0" w:rsidRDefault="003D1366">
      <w:pPr>
        <w:pStyle w:val="HeadText3"/>
      </w:pPr>
      <w:r>
        <w:lastRenderedPageBreak/>
        <w:t>Upon notification of award, Contractors are required to enroll in EFT by completing and submitting the “Authorization for Electronic Funds Payment Form” to the SST for review, approval and forwarding to the Office of the Comptroller, unless already enrolled in EFT. This Form shall be supplied to the vendor upon contract award. This form, and all information contained on this form, shall not be considered a public record and shall not be subject to public disclosure through a public records request.</w:t>
      </w:r>
    </w:p>
    <w:p w14:paraId="4425CF3E" w14:textId="77777777" w:rsidR="009F5ED0" w:rsidRDefault="003D1366">
      <w:pPr>
        <w:pStyle w:val="Heading3"/>
      </w:pPr>
      <w:bookmarkStart w:id="3030" w:name="_Toc526507435"/>
      <w:bookmarkStart w:id="3031" w:name="_Toc213418143"/>
      <w:bookmarkStart w:id="3032" w:name="_Toc215743226"/>
      <w:bookmarkStart w:id="3033" w:name="_Toc218847677"/>
      <w:r>
        <w:t>Creditworthiness</w:t>
      </w:r>
      <w:bookmarkEnd w:id="3030"/>
      <w:bookmarkEnd w:id="3031"/>
      <w:bookmarkEnd w:id="3032"/>
      <w:bookmarkEnd w:id="3033"/>
    </w:p>
    <w:p w14:paraId="798C54A9" w14:textId="77777777" w:rsidR="009F5ED0" w:rsidRDefault="003D1366">
      <w:pPr>
        <w:pStyle w:val="HeadText3"/>
      </w:pPr>
      <w:r>
        <w:t>No public entity utilizing this contract shall be required, as a condition of purchase, to undergo any creditworthiness review or application process.</w:t>
      </w:r>
    </w:p>
    <w:p w14:paraId="1798E11E" w14:textId="77777777" w:rsidR="009F5ED0" w:rsidRDefault="003D1366">
      <w:pPr>
        <w:pStyle w:val="Heading3"/>
      </w:pPr>
      <w:bookmarkStart w:id="3034" w:name="_Toc526507436"/>
      <w:bookmarkStart w:id="3035" w:name="_Toc213418144"/>
      <w:bookmarkStart w:id="3036" w:name="_Toc215743227"/>
      <w:bookmarkStart w:id="3037" w:name="_Toc218847678"/>
      <w:r>
        <w:t>Tax Exemption</w:t>
      </w:r>
      <w:bookmarkEnd w:id="3034"/>
      <w:bookmarkEnd w:id="3035"/>
      <w:bookmarkEnd w:id="3036"/>
      <w:bookmarkEnd w:id="3037"/>
    </w:p>
    <w:p w14:paraId="5F00E9FA" w14:textId="77777777" w:rsidR="009F5ED0" w:rsidRDefault="003D1366">
      <w:pPr>
        <w:pStyle w:val="HeadText3"/>
      </w:pPr>
      <w:r>
        <w:t xml:space="preserve">Pursuant to M.G.L. Chapter 64H, Section 6(d), the Commonwealth of Massachusetts and all its political subdivisions, including state agencies, cities, towns, districts, and counties, are exempt from paying Massachusetts sales tax. Payment vouchers or invoices submitted to the Commonwealth of Massachusetts and any of its political subdivisions must not include sales tax. </w:t>
      </w:r>
    </w:p>
    <w:p w14:paraId="131C9720" w14:textId="77777777" w:rsidR="009F5ED0" w:rsidRDefault="003D1366">
      <w:pPr>
        <w:pStyle w:val="HeadText3"/>
      </w:pPr>
      <w:r>
        <w:t xml:space="preserve">For more information, please see the Massachusetts Department of Revenue’s guidance on </w:t>
      </w:r>
      <w:hyperlink r:id="rId58" w:anchor="101-1-organizations-exempt-from-sales-tax" w:history="1">
        <w:r w:rsidR="009F5ED0">
          <w:rPr>
            <w:rStyle w:val="Hyperlink"/>
          </w:rPr>
          <w:t>Organizations Exempt from Sales Tax</w:t>
        </w:r>
      </w:hyperlink>
      <w:r>
        <w:t>.</w:t>
      </w:r>
    </w:p>
    <w:p w14:paraId="4ADE59E0" w14:textId="77777777" w:rsidR="009F5ED0" w:rsidRDefault="003D1366">
      <w:pPr>
        <w:pStyle w:val="Heading1"/>
        <w:ind w:left="900" w:hanging="900"/>
      </w:pPr>
      <w:bookmarkStart w:id="3038" w:name="_Toc518384530"/>
      <w:bookmarkStart w:id="3039" w:name="_Toc518392420"/>
      <w:bookmarkStart w:id="3040" w:name="_Toc518641719"/>
      <w:bookmarkStart w:id="3041" w:name="_Toc518642084"/>
      <w:bookmarkStart w:id="3042" w:name="_Toc521420997"/>
      <w:bookmarkStart w:id="3043" w:name="_Toc521421387"/>
      <w:bookmarkStart w:id="3044" w:name="_Toc521421777"/>
      <w:bookmarkStart w:id="3045" w:name="_Toc521481655"/>
      <w:bookmarkStart w:id="3046" w:name="_Toc521482045"/>
      <w:bookmarkStart w:id="3047" w:name="_Toc521482435"/>
      <w:bookmarkStart w:id="3048" w:name="_Toc521482825"/>
      <w:bookmarkStart w:id="3049" w:name="_Toc521483215"/>
      <w:bookmarkStart w:id="3050" w:name="_Toc521483604"/>
      <w:bookmarkStart w:id="3051" w:name="_Toc522870907"/>
      <w:bookmarkStart w:id="3052" w:name="_Toc522872035"/>
      <w:bookmarkStart w:id="3053" w:name="_Toc525559028"/>
      <w:bookmarkStart w:id="3054" w:name="_Toc525559447"/>
      <w:bookmarkStart w:id="3055" w:name="_Toc525560194"/>
      <w:bookmarkStart w:id="3056" w:name="_Toc525560565"/>
      <w:bookmarkStart w:id="3057" w:name="_Toc525897393"/>
      <w:bookmarkStart w:id="3058" w:name="_Toc525897763"/>
      <w:bookmarkStart w:id="3059" w:name="_Toc526506682"/>
      <w:bookmarkStart w:id="3060" w:name="_Toc526507059"/>
      <w:bookmarkStart w:id="3061" w:name="_Toc526507438"/>
      <w:bookmarkStart w:id="3062" w:name="_Toc518384531"/>
      <w:bookmarkStart w:id="3063" w:name="_Toc518392421"/>
      <w:bookmarkStart w:id="3064" w:name="_Toc518641720"/>
      <w:bookmarkStart w:id="3065" w:name="_Toc518642085"/>
      <w:bookmarkStart w:id="3066" w:name="_Toc521420998"/>
      <w:bookmarkStart w:id="3067" w:name="_Toc521421388"/>
      <w:bookmarkStart w:id="3068" w:name="_Toc521421778"/>
      <w:bookmarkStart w:id="3069" w:name="_Toc521481656"/>
      <w:bookmarkStart w:id="3070" w:name="_Toc521482046"/>
      <w:bookmarkStart w:id="3071" w:name="_Toc521482436"/>
      <w:bookmarkStart w:id="3072" w:name="_Toc521482826"/>
      <w:bookmarkStart w:id="3073" w:name="_Toc521483216"/>
      <w:bookmarkStart w:id="3074" w:name="_Toc521483605"/>
      <w:bookmarkStart w:id="3075" w:name="_Toc522870908"/>
      <w:bookmarkStart w:id="3076" w:name="_Toc522872036"/>
      <w:bookmarkStart w:id="3077" w:name="_Toc525559029"/>
      <w:bookmarkStart w:id="3078" w:name="_Toc525559448"/>
      <w:bookmarkStart w:id="3079" w:name="_Toc525560195"/>
      <w:bookmarkStart w:id="3080" w:name="_Toc525560566"/>
      <w:bookmarkStart w:id="3081" w:name="_Toc525897394"/>
      <w:bookmarkStart w:id="3082" w:name="_Toc525897764"/>
      <w:bookmarkStart w:id="3083" w:name="_Toc526506683"/>
      <w:bookmarkStart w:id="3084" w:name="_Toc526507060"/>
      <w:bookmarkStart w:id="3085" w:name="_Toc526507439"/>
      <w:bookmarkStart w:id="3086" w:name="_Toc518384536"/>
      <w:bookmarkStart w:id="3087" w:name="_Toc518392426"/>
      <w:bookmarkStart w:id="3088" w:name="_Toc518641725"/>
      <w:bookmarkStart w:id="3089" w:name="_Toc518642090"/>
      <w:bookmarkStart w:id="3090" w:name="_Toc521421003"/>
      <w:bookmarkStart w:id="3091" w:name="_Toc521421393"/>
      <w:bookmarkStart w:id="3092" w:name="_Toc521421783"/>
      <w:bookmarkStart w:id="3093" w:name="_Toc521481661"/>
      <w:bookmarkStart w:id="3094" w:name="_Toc521482051"/>
      <w:bookmarkStart w:id="3095" w:name="_Toc521482441"/>
      <w:bookmarkStart w:id="3096" w:name="_Toc521482831"/>
      <w:bookmarkStart w:id="3097" w:name="_Toc521483221"/>
      <w:bookmarkStart w:id="3098" w:name="_Toc521483610"/>
      <w:bookmarkStart w:id="3099" w:name="_Toc522870913"/>
      <w:bookmarkStart w:id="3100" w:name="_Toc522872041"/>
      <w:bookmarkStart w:id="3101" w:name="_Toc525559034"/>
      <w:bookmarkStart w:id="3102" w:name="_Toc525559453"/>
      <w:bookmarkStart w:id="3103" w:name="_Toc525560200"/>
      <w:bookmarkStart w:id="3104" w:name="_Toc525560571"/>
      <w:bookmarkStart w:id="3105" w:name="_Toc525897399"/>
      <w:bookmarkStart w:id="3106" w:name="_Toc525897769"/>
      <w:bookmarkStart w:id="3107" w:name="_Toc526506688"/>
      <w:bookmarkStart w:id="3108" w:name="_Toc526507065"/>
      <w:bookmarkStart w:id="3109" w:name="_Toc526507444"/>
      <w:bookmarkStart w:id="3110" w:name="_Toc518384576"/>
      <w:bookmarkStart w:id="3111" w:name="_Toc518392466"/>
      <w:bookmarkStart w:id="3112" w:name="_Toc518641765"/>
      <w:bookmarkStart w:id="3113" w:name="_Toc518642130"/>
      <w:bookmarkStart w:id="3114" w:name="_Toc521421043"/>
      <w:bookmarkStart w:id="3115" w:name="_Toc521421433"/>
      <w:bookmarkStart w:id="3116" w:name="_Toc521421823"/>
      <w:bookmarkStart w:id="3117" w:name="_Toc521481701"/>
      <w:bookmarkStart w:id="3118" w:name="_Toc521482091"/>
      <w:bookmarkStart w:id="3119" w:name="_Toc521482481"/>
      <w:bookmarkStart w:id="3120" w:name="_Toc521482871"/>
      <w:bookmarkStart w:id="3121" w:name="_Toc521483261"/>
      <w:bookmarkStart w:id="3122" w:name="_Toc521483650"/>
      <w:bookmarkStart w:id="3123" w:name="_Toc522870953"/>
      <w:bookmarkStart w:id="3124" w:name="_Toc522872081"/>
      <w:bookmarkStart w:id="3125" w:name="_Toc525559074"/>
      <w:bookmarkStart w:id="3126" w:name="_Toc525559493"/>
      <w:bookmarkStart w:id="3127" w:name="_Toc525560240"/>
      <w:bookmarkStart w:id="3128" w:name="_Toc525560611"/>
      <w:bookmarkStart w:id="3129" w:name="_Toc525897439"/>
      <w:bookmarkStart w:id="3130" w:name="_Toc525897809"/>
      <w:bookmarkStart w:id="3131" w:name="_Toc526506728"/>
      <w:bookmarkStart w:id="3132" w:name="_Toc526507105"/>
      <w:bookmarkStart w:id="3133" w:name="_Toc526507484"/>
      <w:bookmarkStart w:id="3134" w:name="_Toc518384577"/>
      <w:bookmarkStart w:id="3135" w:name="_Toc518392467"/>
      <w:bookmarkStart w:id="3136" w:name="_Toc518641766"/>
      <w:bookmarkStart w:id="3137" w:name="_Toc518642131"/>
      <w:bookmarkStart w:id="3138" w:name="_Toc521421044"/>
      <w:bookmarkStart w:id="3139" w:name="_Toc521421434"/>
      <w:bookmarkStart w:id="3140" w:name="_Toc521421824"/>
      <w:bookmarkStart w:id="3141" w:name="_Toc521481702"/>
      <w:bookmarkStart w:id="3142" w:name="_Toc521482092"/>
      <w:bookmarkStart w:id="3143" w:name="_Toc521482482"/>
      <w:bookmarkStart w:id="3144" w:name="_Toc521482872"/>
      <w:bookmarkStart w:id="3145" w:name="_Toc521483262"/>
      <w:bookmarkStart w:id="3146" w:name="_Toc521483651"/>
      <w:bookmarkStart w:id="3147" w:name="_Toc522870954"/>
      <w:bookmarkStart w:id="3148" w:name="_Toc522872082"/>
      <w:bookmarkStart w:id="3149" w:name="_Toc525559075"/>
      <w:bookmarkStart w:id="3150" w:name="_Toc525559494"/>
      <w:bookmarkStart w:id="3151" w:name="_Toc525560241"/>
      <w:bookmarkStart w:id="3152" w:name="_Toc525560612"/>
      <w:bookmarkStart w:id="3153" w:name="_Toc525897440"/>
      <w:bookmarkStart w:id="3154" w:name="_Toc525897810"/>
      <w:bookmarkStart w:id="3155" w:name="_Toc526506729"/>
      <w:bookmarkStart w:id="3156" w:name="_Toc526507106"/>
      <w:bookmarkStart w:id="3157" w:name="_Toc526507485"/>
      <w:bookmarkStart w:id="3158" w:name="_Toc518384578"/>
      <w:bookmarkStart w:id="3159" w:name="_Toc518392468"/>
      <w:bookmarkStart w:id="3160" w:name="_Toc518641767"/>
      <w:bookmarkStart w:id="3161" w:name="_Toc518642132"/>
      <w:bookmarkStart w:id="3162" w:name="_Toc521421045"/>
      <w:bookmarkStart w:id="3163" w:name="_Toc521421435"/>
      <w:bookmarkStart w:id="3164" w:name="_Toc521421825"/>
      <w:bookmarkStart w:id="3165" w:name="_Toc521481703"/>
      <w:bookmarkStart w:id="3166" w:name="_Toc521482093"/>
      <w:bookmarkStart w:id="3167" w:name="_Toc521482483"/>
      <w:bookmarkStart w:id="3168" w:name="_Toc521482873"/>
      <w:bookmarkStart w:id="3169" w:name="_Toc521483263"/>
      <w:bookmarkStart w:id="3170" w:name="_Toc521483652"/>
      <w:bookmarkStart w:id="3171" w:name="_Toc522870955"/>
      <w:bookmarkStart w:id="3172" w:name="_Toc522872083"/>
      <w:bookmarkStart w:id="3173" w:name="_Toc525559076"/>
      <w:bookmarkStart w:id="3174" w:name="_Toc525559495"/>
      <w:bookmarkStart w:id="3175" w:name="_Toc525560242"/>
      <w:bookmarkStart w:id="3176" w:name="_Toc525560613"/>
      <w:bookmarkStart w:id="3177" w:name="_Toc525897441"/>
      <w:bookmarkStart w:id="3178" w:name="_Toc525897811"/>
      <w:bookmarkStart w:id="3179" w:name="_Toc526506730"/>
      <w:bookmarkStart w:id="3180" w:name="_Toc526507107"/>
      <w:bookmarkStart w:id="3181" w:name="_Toc526507486"/>
      <w:bookmarkStart w:id="3182" w:name="_Toc526507487"/>
      <w:bookmarkStart w:id="3183" w:name="_Toc213418145"/>
      <w:bookmarkStart w:id="3184" w:name="_Toc215743228"/>
      <w:bookmarkStart w:id="3185" w:name="_Toc218847679"/>
      <w:bookmarkEnd w:id="3015"/>
      <w:bookmarkEnd w:id="3016"/>
      <w:bookmarkEnd w:id="301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r>
        <w:t xml:space="preserve">RFR </w:t>
      </w:r>
      <w:bookmarkEnd w:id="3182"/>
      <w:r>
        <w:t>APPENDICES</w:t>
      </w:r>
      <w:bookmarkEnd w:id="3183"/>
      <w:bookmarkEnd w:id="3184"/>
      <w:bookmarkEnd w:id="3185"/>
      <w:r>
        <w:t xml:space="preserve"> </w:t>
      </w:r>
    </w:p>
    <w:p w14:paraId="4F2AC981" w14:textId="2FB3BFB3" w:rsidR="009F5ED0" w:rsidRDefault="003D1366">
      <w:pPr>
        <w:pStyle w:val="HeadText1"/>
      </w:pPr>
      <w:r>
        <w:t>Appendix 1: Required Terms for all RFRs</w:t>
      </w:r>
    </w:p>
    <w:p w14:paraId="37813F9E" w14:textId="6EA51781" w:rsidR="009F5ED0" w:rsidRDefault="003D1366">
      <w:pPr>
        <w:pStyle w:val="HeadText1"/>
      </w:pPr>
      <w:r>
        <w:t>Appendix 2: Required Terms for all INFORMATION TECHNOLOGY RFRs</w:t>
      </w:r>
    </w:p>
    <w:p w14:paraId="74725D7F" w14:textId="77777777" w:rsidR="009F5ED0" w:rsidRDefault="003D1366">
      <w:pPr>
        <w:pStyle w:val="HeadText1"/>
      </w:pPr>
      <w:r>
        <w:t xml:space="preserve">Appendix 3: Instructions for Vendors Responding to Bids Electronically through COMMBUYS </w:t>
      </w:r>
    </w:p>
    <w:p w14:paraId="6279CDD1" w14:textId="77777777" w:rsidR="009F5ED0" w:rsidRDefault="003D1366">
      <w:pPr>
        <w:pStyle w:val="HeadText1"/>
      </w:pPr>
      <w:r>
        <w:t xml:space="preserve">Appendix 4: Use of Generative AI </w:t>
      </w:r>
    </w:p>
    <w:p w14:paraId="75D9AE5A" w14:textId="4E83ACD8" w:rsidR="009F5ED0" w:rsidRDefault="003D1366">
      <w:pPr>
        <w:pStyle w:val="Heading2"/>
      </w:pPr>
      <w:bookmarkStart w:id="3186" w:name="_Toc526507488"/>
      <w:bookmarkStart w:id="3187" w:name="_Toc213418146"/>
      <w:bookmarkStart w:id="3188" w:name="_Toc215743229"/>
      <w:bookmarkStart w:id="3189" w:name="_Toc218847680"/>
      <w:r>
        <w:t>APPENDIX 1: Required Terms for all RFRs</w:t>
      </w:r>
      <w:bookmarkEnd w:id="3186"/>
      <w:bookmarkEnd w:id="3187"/>
      <w:bookmarkEnd w:id="3188"/>
      <w:bookmarkEnd w:id="3189"/>
    </w:p>
    <w:p w14:paraId="3B02B452" w14:textId="77777777" w:rsidR="009F5ED0" w:rsidRDefault="003D1366">
      <w:pPr>
        <w:pStyle w:val="Heading3"/>
      </w:pPr>
      <w:bookmarkStart w:id="3190" w:name="_Toc526507489"/>
      <w:bookmarkStart w:id="3191" w:name="_Toc213418147"/>
      <w:bookmarkStart w:id="3192" w:name="_Toc215743230"/>
      <w:bookmarkStart w:id="3193" w:name="_Toc218847681"/>
      <w:r>
        <w:t>Applicable Procurement Law</w:t>
      </w:r>
      <w:bookmarkEnd w:id="3190"/>
      <w:bookmarkEnd w:id="3191"/>
      <w:bookmarkEnd w:id="3192"/>
      <w:bookmarkEnd w:id="3193"/>
    </w:p>
    <w:p w14:paraId="71CC90EB" w14:textId="77777777" w:rsidR="009F5ED0" w:rsidRDefault="003D1366">
      <w:pPr>
        <w:pStyle w:val="HeadText3"/>
      </w:pPr>
      <w:r>
        <w:t xml:space="preserve">Executive Branch Goods and Services are procured per MGL c. 7, § 22; c. 30, § 51, § 52; 801 CMR 21.00 </w:t>
      </w:r>
    </w:p>
    <w:p w14:paraId="4FE06D20" w14:textId="77777777" w:rsidR="009F5ED0" w:rsidRDefault="003D1366">
      <w:pPr>
        <w:pStyle w:val="HeadText3"/>
      </w:pPr>
      <w:r>
        <w:t>The terms of 801 CMR 21.00: Procurement of Commodities and Services are incorporated by reference into this RFR. Words used in this RFR shall have the meanings defined in 801 CMR 21.00. Additional definitions may also be identified in this RFR. Unless otherwise specified in this RFR, all communications, Quotes, and documentation must be in English and all cost proposals or figures in U.S. currency. All Quotes must be submitted in accordance with the specific terms of this RFR.</w:t>
      </w:r>
    </w:p>
    <w:p w14:paraId="6FC731E0" w14:textId="77777777" w:rsidR="009F5ED0" w:rsidRDefault="003D1366">
      <w:pPr>
        <w:pStyle w:val="Heading3"/>
      </w:pPr>
      <w:bookmarkStart w:id="3194" w:name="GenProcInfo"/>
      <w:bookmarkStart w:id="3195" w:name="_Toc526507490"/>
      <w:bookmarkStart w:id="3196" w:name="_Toc213418148"/>
      <w:bookmarkStart w:id="3197" w:name="_Toc215743231"/>
      <w:bookmarkStart w:id="3198" w:name="_Toc218847682"/>
      <w:bookmarkEnd w:id="3194"/>
      <w:r>
        <w:t>General Procurement Information</w:t>
      </w:r>
      <w:bookmarkEnd w:id="3195"/>
      <w:bookmarkEnd w:id="3196"/>
      <w:bookmarkEnd w:id="3197"/>
      <w:bookmarkEnd w:id="3198"/>
    </w:p>
    <w:p w14:paraId="47D142A1" w14:textId="77777777" w:rsidR="009F5ED0" w:rsidRDefault="003D1366">
      <w:pPr>
        <w:pStyle w:val="Heading4"/>
      </w:pPr>
      <w:r>
        <w:t>Access to security-sensitive information</w:t>
      </w:r>
    </w:p>
    <w:p w14:paraId="41F5F5D3" w14:textId="5D67E2AB" w:rsidR="009F5ED0" w:rsidRDefault="003D1366">
      <w:pPr>
        <w:pStyle w:val="HeadText4"/>
      </w:pPr>
      <w:r>
        <w:t>Bidders agree to adhere to this section if</w:t>
      </w:r>
      <w:r w:rsidR="0060230A">
        <w:t xml:space="preserve"> an entity under the Contract </w:t>
      </w:r>
      <w:r>
        <w:t>provides a Contractor with security-sensitive information which, pursuant to MGL c. 4, § 7, cls. 26(n), is generally exempt from public disclosure under the Commonwealth’s public records laws and must, for public safety purposes, be safeguarded from widespread public disclosure. This security-sensitive information is in the form of blueprints, plans, policies, procedures, schematic drawings, which relate to internal layout and structural elements, security measures, emergency preparedness, threat, or vulnerability assessments, and/or any other records relating to the security or safety of persons (pursuant to MGL c. 66A) or buildings, structures, facilities, utilities, transportation, information technology or other infrastructure located within the Commonwealth. Qualified prospective Bidders that are interested in accessing this information for the purpose of preparing a Quote must, before being allowed to access the information, sign a confidentiality agreement, thereby agreeing to:</w:t>
      </w:r>
    </w:p>
    <w:p w14:paraId="13E4899B" w14:textId="77777777" w:rsidR="009F5ED0" w:rsidRDefault="003D1366" w:rsidP="00C53AE0">
      <w:pPr>
        <w:pStyle w:val="HeadText4"/>
        <w:numPr>
          <w:ilvl w:val="0"/>
          <w:numId w:val="2"/>
        </w:numPr>
      </w:pPr>
      <w:r>
        <w:t>restrict the use of these sensitive records for any other purpose than as authorized and for the purpose of putting together a bid proposal.</w:t>
      </w:r>
    </w:p>
    <w:p w14:paraId="417FACA4" w14:textId="77777777" w:rsidR="009F5ED0" w:rsidRDefault="003D1366" w:rsidP="00C53AE0">
      <w:pPr>
        <w:pStyle w:val="HeadText4"/>
        <w:numPr>
          <w:ilvl w:val="0"/>
          <w:numId w:val="2"/>
        </w:numPr>
      </w:pPr>
      <w:r>
        <w:t xml:space="preserve">safeguard the information while it is in their possession (consistent with Section 6 of the Commonwealth Terms and Conditions); and </w:t>
      </w:r>
    </w:p>
    <w:p w14:paraId="5A0EE54B" w14:textId="77777777" w:rsidR="009F5ED0" w:rsidRDefault="003D1366" w:rsidP="00C53AE0">
      <w:pPr>
        <w:pStyle w:val="HeadText4"/>
        <w:numPr>
          <w:ilvl w:val="0"/>
          <w:numId w:val="2"/>
        </w:numPr>
      </w:pPr>
      <w:r>
        <w:t>return such records and materials to the Commonwealth upon completion of the project.</w:t>
      </w:r>
    </w:p>
    <w:p w14:paraId="087F66A9" w14:textId="77777777" w:rsidR="009F5ED0" w:rsidRDefault="003D1366">
      <w:pPr>
        <w:pStyle w:val="Heading4"/>
      </w:pPr>
      <w:r>
        <w:lastRenderedPageBreak/>
        <w:t>Alterations</w:t>
      </w:r>
    </w:p>
    <w:p w14:paraId="1A9210E7" w14:textId="77777777" w:rsidR="009F5ED0" w:rsidRDefault="003D1366">
      <w:pPr>
        <w:pStyle w:val="HeadText4"/>
      </w:pPr>
      <w:r>
        <w:t>Bidders may not alter (manually or electronically) the Bid language, or any Bid component files, except as directed in the RFR. Modifications to the body of the Bid, specifications, terms, and conditions, or which change the intent of this Bid are prohibited and may disqualify a Quote.</w:t>
      </w:r>
    </w:p>
    <w:p w14:paraId="709F2789" w14:textId="77777777" w:rsidR="009F5ED0" w:rsidRDefault="003D1366">
      <w:pPr>
        <w:pStyle w:val="Heading4"/>
      </w:pPr>
      <w:r>
        <w:t>COMMBUYS Market Center</w:t>
      </w:r>
    </w:p>
    <w:p w14:paraId="24BCA6C3" w14:textId="77777777" w:rsidR="009F5ED0" w:rsidRDefault="003D1366">
      <w:pPr>
        <w:pStyle w:val="HeadText4"/>
      </w:pPr>
      <w:r>
        <w:t>COMMBUYS is the official source of information for this Bid and is publicly accessible at no charge at www.commbuys.com. Information contained in this document and in COMMBUYS, including file attachments, and information contained in the related Bid Questions and Answers (Q&amp;A), are all components of the Bid, as referenced in COMMBUYS, and are incorporated into the Bid and any resulting contract.</w:t>
      </w:r>
    </w:p>
    <w:p w14:paraId="74564135" w14:textId="77777777" w:rsidR="009F5ED0" w:rsidRDefault="003D1366">
      <w:pPr>
        <w:pStyle w:val="HeadText4"/>
      </w:pPr>
      <w:r>
        <w:t xml:space="preserve">Bidders are solely responsible for obtaining all information distributed for this Bid via COMMBUYS. Bid Q&amp;A supports Bidder submission of written questions associated with a Bid and publication of official answers. </w:t>
      </w:r>
    </w:p>
    <w:p w14:paraId="2C107B34" w14:textId="77777777" w:rsidR="009F5ED0" w:rsidRDefault="003D1366">
      <w:pPr>
        <w:pStyle w:val="HeadText4"/>
      </w:pPr>
      <w:r>
        <w:t>It is each Bidder’s responsibility to check COMMBUYS for:</w:t>
      </w:r>
    </w:p>
    <w:p w14:paraId="0F533191" w14:textId="77777777" w:rsidR="009F5ED0" w:rsidRDefault="003D1366" w:rsidP="00C53AE0">
      <w:pPr>
        <w:pStyle w:val="HeadText4"/>
        <w:numPr>
          <w:ilvl w:val="0"/>
          <w:numId w:val="3"/>
        </w:numPr>
      </w:pPr>
      <w:r>
        <w:t>Any amendments, addenda, or modifications to this Bid, and</w:t>
      </w:r>
    </w:p>
    <w:p w14:paraId="05A13995" w14:textId="77777777" w:rsidR="009F5ED0" w:rsidRDefault="003D1366" w:rsidP="00C53AE0">
      <w:pPr>
        <w:pStyle w:val="HeadText4"/>
        <w:numPr>
          <w:ilvl w:val="0"/>
          <w:numId w:val="3"/>
        </w:numPr>
      </w:pPr>
      <w:r>
        <w:t>Any Bid Q&amp;A records related to this Bid.</w:t>
      </w:r>
    </w:p>
    <w:p w14:paraId="152ABB8F" w14:textId="77777777" w:rsidR="009F5ED0" w:rsidRDefault="003D1366">
      <w:pPr>
        <w:pStyle w:val="HeadText4"/>
      </w:pPr>
      <w:r>
        <w:t>The Commonwealth accepts no responsibility and will provide no accommodation to Bidders who submit a Quote based on an out-of-date Bid or on information received from a source other than COMMBUYS.</w:t>
      </w:r>
    </w:p>
    <w:p w14:paraId="236A19CB" w14:textId="77777777" w:rsidR="009F5ED0" w:rsidRDefault="003D1366">
      <w:pPr>
        <w:pStyle w:val="Heading4"/>
      </w:pPr>
      <w:bookmarkStart w:id="3199" w:name="_COMMBUYS_Registration"/>
      <w:bookmarkEnd w:id="3199"/>
      <w:r>
        <w:t>COMMBUYS Registration</w:t>
      </w:r>
    </w:p>
    <w:p w14:paraId="386C471B" w14:textId="77777777" w:rsidR="009F5ED0" w:rsidRDefault="003D1366">
      <w:pPr>
        <w:pStyle w:val="HeadText4"/>
      </w:pPr>
      <w:r>
        <w:t>Bidders may elect to obtain a free COMMBUYS Vendor registration which provides value-added features, including automated email notification associated with postings and modifications to COMMBUYS records. However, to respond to a Bid, Bidders must register and maintain an active COMMBUYS Vendor profile.</w:t>
      </w:r>
    </w:p>
    <w:p w14:paraId="2CF09FCA" w14:textId="77777777" w:rsidR="009F5ED0" w:rsidRDefault="003D1366">
      <w:pPr>
        <w:pStyle w:val="HeadText4"/>
      </w:pPr>
      <w:r>
        <w:t>All Bidders submitting a Quote in response to this Bid agree that, if awarded a contract: (1) they will maintain an active vendor account in COMMBUYS; (2) they will, when directed to do so by the procuring entity, activate and maintain a COMMBUYS-enabled catalog using Commonwealth Commodity Codes; (3) they will comply with all requests by the procuring entity to utilize COMMBUYS for the purposes of conducting all aspects of purchasing and invoicing with the Commonwealth, as added functionality for the COMMBUYS system is activated; (4) in the event the Commonwealth adopts an alternate market center system, successful Bidders will be required to utilize such system, as directed by the procuring entity. Commonwealth Commodity Codes are based on the United Nations Standard Products and Services Code (UNSPSC).</w:t>
      </w:r>
    </w:p>
    <w:p w14:paraId="262EDF14" w14:textId="32B550F4" w:rsidR="009F5ED0" w:rsidRDefault="003D1366">
      <w:pPr>
        <w:pStyle w:val="Heading3"/>
      </w:pPr>
      <w:bookmarkStart w:id="3200" w:name="CostsInSec10"/>
      <w:bookmarkStart w:id="3201" w:name="_Terms_and_Requirements"/>
      <w:bookmarkStart w:id="3202" w:name="_Toc526507491"/>
      <w:bookmarkStart w:id="3203" w:name="_Toc213418149"/>
      <w:bookmarkStart w:id="3204" w:name="_Toc215743232"/>
      <w:bookmarkStart w:id="3205" w:name="_Toc218847683"/>
      <w:bookmarkEnd w:id="3200"/>
      <w:bookmarkEnd w:id="3201"/>
      <w:r>
        <w:t>Terms and Requirements Pertaining to Awarded  Contracts</w:t>
      </w:r>
      <w:bookmarkEnd w:id="3202"/>
      <w:bookmarkEnd w:id="3203"/>
      <w:bookmarkEnd w:id="3204"/>
      <w:bookmarkEnd w:id="3205"/>
    </w:p>
    <w:p w14:paraId="6F30BBCF" w14:textId="77777777" w:rsidR="009F5ED0" w:rsidRDefault="003D1366">
      <w:pPr>
        <w:pStyle w:val="Heading4"/>
      </w:pPr>
      <w:r>
        <w:t>Contractor’s Contact Information</w:t>
      </w:r>
    </w:p>
    <w:p w14:paraId="3BA1E138" w14:textId="77777777" w:rsidR="009F5ED0" w:rsidRDefault="003D1366">
      <w:pPr>
        <w:pStyle w:val="HeadText4"/>
      </w:pPr>
      <w:r>
        <w:t>It is the Contractor’s responsibility to keep the Contractor’s Contract Manager information current. If this information changes, the Contractor must notify the Category Managers by email immediately, using the address located in the Header Information of the Purchase Order or Master Blanket Purchase Order on COMMBUYS.</w:t>
      </w:r>
    </w:p>
    <w:p w14:paraId="4C4A0646" w14:textId="77777777" w:rsidR="009F5ED0" w:rsidRDefault="003D1366">
      <w:pPr>
        <w:pStyle w:val="HeadText4"/>
      </w:pPr>
      <w:r>
        <w:t>The SST and the Commonwealth assume no responsibility if a Contractor’s designated email address is not current, or if technical problems, including those with the Contractor’s computer, network, or internet service provider (ISP), cause e-mail communications between the Bidder and the SST to be lost or rejected by any means including email or spam filtering.</w:t>
      </w:r>
    </w:p>
    <w:p w14:paraId="4EDF789B" w14:textId="77777777" w:rsidR="009F5ED0" w:rsidRDefault="003D1366">
      <w:pPr>
        <w:pStyle w:val="Heading4"/>
      </w:pPr>
      <w:r>
        <w:t>Contractual Status of Orders and Service Contracts</w:t>
      </w:r>
    </w:p>
    <w:p w14:paraId="6E22AF98" w14:textId="38917E8F" w:rsidR="009F5ED0" w:rsidRDefault="003D1366">
      <w:pPr>
        <w:pStyle w:val="HeadText4"/>
      </w:pPr>
      <w:r>
        <w:t xml:space="preserve">Each order or service contract placed under the Contract established as a result of this RFR shall be considered a separate Contract between the Contracting Department and the Contractor and shall be deemed to incorporate all the terms and conditions of the Contract. Nothing contained in any order or service contract shall amend or vary the terms of the Contract. Additional terms which do not conflict with the Commonwealth’s Terms and Conditions, the Massachusetts Standard Contract Form, this RFR and any amendments, or the Bidder Quote, may be included in an order or service contract, if mutually agreed upon by the contractor and </w:t>
      </w:r>
      <w:r w:rsidR="4DAB68D0">
        <w:t>EOTSS</w:t>
      </w:r>
      <w:r w:rsidR="76AF2216">
        <w:t>.</w:t>
      </w:r>
    </w:p>
    <w:p w14:paraId="43B73987" w14:textId="77777777" w:rsidR="009F5ED0" w:rsidRDefault="003D1366">
      <w:pPr>
        <w:pStyle w:val="Heading4"/>
      </w:pPr>
      <w:r>
        <w:t>Emergency Standby Commodities and/or Services</w:t>
      </w:r>
    </w:p>
    <w:p w14:paraId="6726CBAE" w14:textId="40B10685" w:rsidR="009F5ED0" w:rsidRDefault="003D1366">
      <w:pPr>
        <w:pStyle w:val="HeadText4"/>
      </w:pPr>
      <w:r>
        <w:t>Contractors may be called upon during a declared state of emergency to supply and/or deliver to the Commonwealth on a priority basis commodity and/or services which are currently under Contract.</w:t>
      </w:r>
    </w:p>
    <w:p w14:paraId="5660B1AB" w14:textId="6253FC99" w:rsidR="009F5ED0" w:rsidRDefault="003D1366">
      <w:pPr>
        <w:pStyle w:val="HeadText4"/>
      </w:pPr>
      <w:r>
        <w:t>To accommodate such requests, Contractors may be asked, and must make every effort to service, these requests from regular sources of supply at the rates set forth in any Contract resulting from this RFR.</w:t>
      </w:r>
    </w:p>
    <w:p w14:paraId="568CD6B2" w14:textId="77777777" w:rsidR="009F5ED0" w:rsidRDefault="003D1366">
      <w:pPr>
        <w:pStyle w:val="Heading4"/>
      </w:pPr>
      <w:r>
        <w:lastRenderedPageBreak/>
        <w:t>HIPAA: Business Associate Contractual Obligations</w:t>
      </w:r>
    </w:p>
    <w:p w14:paraId="741541E1" w14:textId="4ECDE724" w:rsidR="009F5ED0" w:rsidRDefault="4BF06318">
      <w:pPr>
        <w:pStyle w:val="HeadText4"/>
      </w:pPr>
      <w:r>
        <w:t>Bidders are notified that any Department meeting the definition of a Covered Entity under the Health Insurance Portability and Accountability Act of 1996 (HIPAA) will include in the RFR and resulting contract sufficient language establishing the successful Bidder’s contractual obligations, if any, that the Department will require in order for the Department to comply with HIPAA and the privacy and security regulations promulgated thereunder (45 CFR Parts 160, 162, and 164) (the Privacy and Security Rules). For example, if the Department determines that the successful Bidder is a business associate performing functions or activities involving protected health information, as such terms are used in the Privacy and Security Rules, then the Department will include in the RFR and resulting contract a sufficient description of business associate’s contractual obligations regarding the privacy and security of the protected health information, as listed in 45 CFR 164.314 and 164.504 (e), including, but not limited to, the Bidder's obligation to: implement administrative, physical, and technical safeguards that reasonably and appropriately protect the confidentiality, integrity, and availability of the protected health information (in whatever form it is maintained or used, including verbal communications); provide individuals access to their records; and strictly limit use and disclosure of the protected health information for only those purposes approved by the department. Further, the Department reserves the right to add any requirement during the contract that it determines it must include in the contract in order for the department to comply with the Privacy and Security Rules.</w:t>
      </w:r>
    </w:p>
    <w:p w14:paraId="6E8D3F0F" w14:textId="4C293D8C" w:rsidR="009F5ED0" w:rsidRDefault="003D1366">
      <w:pPr>
        <w:pStyle w:val="HeadText4"/>
      </w:pPr>
      <w:r>
        <w:t>The above information pertains to contracts with Departments which are entered into under the  Contract. This Bid itself does not fall under HIPAA.</w:t>
      </w:r>
    </w:p>
    <w:p w14:paraId="3BB91910" w14:textId="77777777" w:rsidR="009F5ED0" w:rsidRDefault="003D1366">
      <w:pPr>
        <w:pStyle w:val="HeadText4"/>
      </w:pPr>
      <w:r>
        <w:t>Bidders must agree to execute Exhibit 3: Data Management and Confidentiality Agreement (DMCA) without substantive modification of terms upon the request of contracting Eligible Entities.</w:t>
      </w:r>
    </w:p>
    <w:p w14:paraId="470342F8" w14:textId="77777777" w:rsidR="009F5ED0" w:rsidRDefault="003D1366">
      <w:pPr>
        <w:pStyle w:val="Heading4"/>
      </w:pPr>
      <w:r>
        <w:t>Pricing: Federal Government Services Administration (GSA) or Veteran’s Administration Supply</w:t>
      </w:r>
    </w:p>
    <w:p w14:paraId="632CFADC" w14:textId="4B0E6315" w:rsidR="009F5ED0" w:rsidRDefault="003D1366" w:rsidP="002C0C93">
      <w:pPr>
        <w:pStyle w:val="HeadText4"/>
        <w:spacing w:line="259" w:lineRule="auto"/>
      </w:pPr>
      <w:r>
        <w:t xml:space="preserve">The Commonwealth reserves the right to request that the Contractor provide initial pricing schedules and periodic updates available under their GSA or other federal pricing contracts. In the absence of proprietary information being part of such contracts, compliance for submission of requested pricing information is expected within 30 days of any request. If the Contractor receives a GSA or Veteran’s Administration Supply contract at any time during the term of the Contract, the Contractor must notify </w:t>
      </w:r>
      <w:r w:rsidR="27E89B8F">
        <w:t>EOTSS</w:t>
      </w:r>
      <w:r>
        <w:t xml:space="preserve"> Category Managers.</w:t>
      </w:r>
    </w:p>
    <w:p w14:paraId="4FA0B0CC" w14:textId="77777777" w:rsidR="009F5ED0" w:rsidRDefault="003D1366">
      <w:pPr>
        <w:pStyle w:val="Heading4"/>
      </w:pPr>
      <w:r>
        <w:t>Pricing</w:t>
      </w:r>
    </w:p>
    <w:p w14:paraId="62AB6B02" w14:textId="263AD274" w:rsidR="009F5ED0" w:rsidRDefault="003D1366">
      <w:pPr>
        <w:pStyle w:val="HeadText4"/>
      </w:pPr>
      <w:r>
        <w:t xml:space="preserve">Contractors may be asked to offer (and are encouraged to make available) special discounted pricing opportunities to </w:t>
      </w:r>
      <w:r w:rsidR="13412711">
        <w:t>EOTSS</w:t>
      </w:r>
      <w:r>
        <w:t xml:space="preserve"> within the terms of their Contract. Such price discounts may come in the form of periodic aggregate purchases by </w:t>
      </w:r>
      <w:r w:rsidR="25F1ED60">
        <w:t>EOTSS</w:t>
      </w:r>
      <w:r>
        <w:t xml:space="preserve">, whereby such entities will request further discounted prices from the Contractor(s) for guaranteed quantities to be purchased. </w:t>
      </w:r>
    </w:p>
    <w:p w14:paraId="14623E41" w14:textId="09D30A62" w:rsidR="009F5ED0" w:rsidRDefault="009F5ED0" w:rsidP="00B30AA7">
      <w:pPr>
        <w:pStyle w:val="HeadText4"/>
        <w:ind w:left="0"/>
      </w:pPr>
    </w:p>
    <w:p w14:paraId="6F400F3D" w14:textId="77777777" w:rsidR="009F5ED0" w:rsidRDefault="003D1366">
      <w:pPr>
        <w:pStyle w:val="Heading4"/>
      </w:pPr>
      <w:r>
        <w:t>Human Trafficking and Forced Labor Prohibition</w:t>
      </w:r>
    </w:p>
    <w:p w14:paraId="07959C89" w14:textId="77777777" w:rsidR="009F5ED0" w:rsidRDefault="003D1366">
      <w:pPr>
        <w:pStyle w:val="HeadText4"/>
      </w:pPr>
      <w:r>
        <w:t>Contractor acknowledges the Commonwealth requires as a term of this Agreement that Contractor comply fully with all state and federal laws and regulations regarding human trafficking and forced labor.</w:t>
      </w:r>
    </w:p>
    <w:p w14:paraId="11A2F389" w14:textId="01FBECE2" w:rsidR="009F5ED0" w:rsidRDefault="003D1366">
      <w:pPr>
        <w:pStyle w:val="Heading2"/>
      </w:pPr>
      <w:bookmarkStart w:id="3206" w:name="_Toc526507492"/>
      <w:bookmarkStart w:id="3207" w:name="_Toc213418150"/>
      <w:bookmarkStart w:id="3208" w:name="_Toc215743233"/>
      <w:bookmarkStart w:id="3209" w:name="_Toc218847684"/>
      <w:r>
        <w:t>APPENDIX 2: Required Terms for all INFORMATION TECHNOLOGY RFRs</w:t>
      </w:r>
      <w:bookmarkEnd w:id="3206"/>
      <w:bookmarkEnd w:id="3207"/>
      <w:bookmarkEnd w:id="3208"/>
      <w:bookmarkEnd w:id="3209"/>
    </w:p>
    <w:p w14:paraId="3365985A" w14:textId="77777777" w:rsidR="009F5ED0" w:rsidRDefault="003D1366">
      <w:pPr>
        <w:pStyle w:val="Heading3"/>
      </w:pPr>
      <w:bookmarkStart w:id="3210" w:name="_Toc526507493"/>
      <w:bookmarkStart w:id="3211" w:name="_Toc213418151"/>
      <w:bookmarkStart w:id="3212" w:name="_Toc215743234"/>
      <w:bookmarkStart w:id="3213" w:name="_Toc218847685"/>
      <w:r>
        <w:t>Enterprise Policy and Standards</w:t>
      </w:r>
      <w:bookmarkEnd w:id="3210"/>
      <w:bookmarkEnd w:id="3211"/>
      <w:bookmarkEnd w:id="3212"/>
      <w:bookmarkEnd w:id="3213"/>
    </w:p>
    <w:p w14:paraId="5B927668" w14:textId="77777777" w:rsidR="009F5ED0" w:rsidRDefault="003D1366">
      <w:pPr>
        <w:pStyle w:val="HeadText3"/>
      </w:pPr>
      <w:r>
        <w:t>All IT systems and applications developed by or for Executive department agencies or operating within the Commonwealth Network must conform with the Enterprise Information Security Policies and Standards promulgated by the Secretary of the Executive Office of Technology Services &amp; Security (EOTSS). Non-conforming IT systems may not be deployed unless the purchasing agency and their contractor(s) have jointly applied for and received in writing from the Commonwealth CISO, Deputy CISO, or designee, within the EOTSS Security Office, or the Secretary’s designee, notice that a specified deviation will be permitted. The Enterprise Information Security Policies and Standards are available at https://www.mass.gov/handbook/enterprise-information-security-policies-and-standards. Additional policies, standards, and requirements that do not conflict with the Enterprise Information Security Policies and Standards may apply and shall be made available to Bidders by the purchasing agency.</w:t>
      </w:r>
    </w:p>
    <w:p w14:paraId="3FC76AA6" w14:textId="3AC8AFE9" w:rsidR="009F5ED0" w:rsidRDefault="003D1366" w:rsidP="005972C1">
      <w:pPr>
        <w:pStyle w:val="HeadText3"/>
      </w:pPr>
      <w:r>
        <w:t xml:space="preserve">Please Note: Given the pace of information technology innovation, purchasing agencies and their contractors are encouraged to contact the Executive Office of Technology Services and Security’s CommonHelp group at commhelp@state.ma.us or 1 (866) 888-2808 to signal a system or application design and development initiative. </w:t>
      </w:r>
      <w:r>
        <w:lastRenderedPageBreak/>
        <w:t>Such advance notice helps to ensure conformance with the relevant Enterprise Technology Policies, Standards and Procedures.</w:t>
      </w:r>
    </w:p>
    <w:p w14:paraId="60532AFC" w14:textId="77777777" w:rsidR="009F5ED0" w:rsidRDefault="003D1366">
      <w:pPr>
        <w:pStyle w:val="HeadText3"/>
      </w:pPr>
      <w:r>
        <w:t>Contractor delivery of IT systems and applications that fail to conform to the Commonwealth’s Enterprise Information Technology Policies, Standards and Procedures, absent the Commonwealth CISO’s, Deputy CISO’s, or Designee’s grant of written permission for a deviation, shall constitute breach of any contract entered as a result of this Request for Response and any subsequent Request for Quotes. The Commonwealth may choose to require the contractor, at his own cost, to re-engineer the non-conforming system for the purpose of bringing it into compliance with Commonwealth Enterprise Information Technology Policies, Standards and Procedures.</w:t>
      </w:r>
    </w:p>
    <w:p w14:paraId="71A4E6BA" w14:textId="77777777" w:rsidR="009F5ED0" w:rsidRDefault="003D1366">
      <w:pPr>
        <w:pStyle w:val="Heading3"/>
        <w:ind w:left="900" w:hanging="900"/>
      </w:pPr>
      <w:bookmarkStart w:id="3214" w:name="_Toc213418152"/>
      <w:bookmarkStart w:id="3215" w:name="_Toc215743235"/>
      <w:bookmarkStart w:id="3216" w:name="_Toc218847686"/>
      <w:r>
        <w:t>Commonwealth Executive Department - Accessibility Contract Language for Information Technology Solutions</w:t>
      </w:r>
      <w:bookmarkEnd w:id="3214"/>
      <w:bookmarkEnd w:id="3215"/>
      <w:bookmarkEnd w:id="3216"/>
    </w:p>
    <w:p w14:paraId="5E345DF6" w14:textId="77777777" w:rsidR="009F5ED0" w:rsidRDefault="003D1366">
      <w:pPr>
        <w:pStyle w:val="HeadText3"/>
      </w:pPr>
      <w:r>
        <w:t xml:space="preserve">The Commonwealth is legally obligated under multiple federal laws, its own Constitution, state statute and Governor-issued Executive Orders to ensure non-discrimination and equal access to state services on the part of people with disabilities and to provide reasonable accommodations to state employees with disabilities. Massachusetts’ Enterprise Digital Accessibility Policy drives ongoing efforts to make Massachusetts’ Digital Assets, including those delivered by a third-party, accessible and usable by all persons as required by state and federal laws. Where a Deliverable includes a Digital Asset, such Deliverable must meet the Commonwealth’s Digital Accessibility Standards.  </w:t>
      </w:r>
    </w:p>
    <w:p w14:paraId="1A0591E4" w14:textId="77777777" w:rsidR="009F5ED0" w:rsidRDefault="009F5ED0">
      <w:pPr>
        <w:pStyle w:val="HeadText3"/>
      </w:pPr>
    </w:p>
    <w:p w14:paraId="62BAA467" w14:textId="77777777" w:rsidR="009F5ED0" w:rsidRDefault="003D1366">
      <w:pPr>
        <w:pStyle w:val="HeadText3"/>
      </w:pPr>
      <w:r>
        <w:t xml:space="preserve">The Commonwealth’s Digital Accessibility Standards include the Web Content Accessibility Guidelines (WCAG) version 2.1 level A and AA developed by the World Wide Web Consortium (W3C). Where a Contractor delivers a Digital Asset to the Commonwealth, including any Digital Asset ancillary to a Deliverable that is itself not a Digital Asset, the Contractor must comply with the digital accessibility obligations set forth in the Vendor Digital Accessibility Contract Language and Vendor Digital Accessibility Testing Obligations, and any subsequent versions or amendments.  </w:t>
      </w:r>
    </w:p>
    <w:p w14:paraId="2D41F5AF" w14:textId="77777777" w:rsidR="009F5ED0" w:rsidRDefault="009F5ED0">
      <w:pPr>
        <w:pStyle w:val="HeadText3"/>
      </w:pPr>
    </w:p>
    <w:p w14:paraId="567B147D" w14:textId="4A543E89" w:rsidR="009F5ED0" w:rsidRDefault="7852537C">
      <w:pPr>
        <w:pStyle w:val="HeadText3"/>
      </w:pPr>
      <w:r>
        <w:t>U</w:t>
      </w:r>
      <w:r w:rsidR="5A8A5075">
        <w:t>pon request, Contractor shall cooperate and provide the Commonwealth, or any third-party digital accessibility service provider procured by the Commonwealth, access to test its digital product(s) for accessibility at no additional cost to the Commonwealth. The digital product(s) must be available to the Commonwealth for evaluation prior to purchase and on an ongoing basis.</w:t>
      </w:r>
    </w:p>
    <w:p w14:paraId="4ACDD80D" w14:textId="77777777" w:rsidR="009F5ED0" w:rsidRDefault="003D1366">
      <w:pPr>
        <w:pStyle w:val="HeadText3"/>
      </w:pPr>
      <w:r>
        <w:t>.</w:t>
      </w:r>
    </w:p>
    <w:p w14:paraId="55E63FFD" w14:textId="77777777" w:rsidR="009F5ED0" w:rsidRDefault="003D1366">
      <w:pPr>
        <w:pStyle w:val="Heading2"/>
        <w:tabs>
          <w:tab w:val="clear" w:pos="648"/>
          <w:tab w:val="num" w:pos="630"/>
        </w:tabs>
        <w:ind w:left="630" w:hanging="630"/>
      </w:pPr>
      <w:bookmarkStart w:id="3217" w:name="SDPPlanForm2Instructions"/>
      <w:bookmarkStart w:id="3218" w:name="_Toc526507505"/>
      <w:bookmarkStart w:id="3219" w:name="_Toc213418153"/>
      <w:bookmarkStart w:id="3220" w:name="_Toc215743236"/>
      <w:bookmarkStart w:id="3221" w:name="_Toc218847687"/>
      <w:bookmarkEnd w:id="3217"/>
      <w:r>
        <w:t>APPENDIX 3: Instructions for Vendors Responding to Bids Electronically through COMMBUYS</w:t>
      </w:r>
      <w:bookmarkEnd w:id="3218"/>
      <w:r>
        <w:t xml:space="preserve"> Introduction</w:t>
      </w:r>
      <w:bookmarkEnd w:id="3219"/>
      <w:bookmarkEnd w:id="3220"/>
      <w:bookmarkEnd w:id="3221"/>
    </w:p>
    <w:p w14:paraId="7D31C1DF" w14:textId="77777777" w:rsidR="009F5ED0" w:rsidRDefault="003D1366">
      <w:pPr>
        <w:ind w:left="630"/>
        <w:rPr>
          <w:rFonts w:cs="Arial"/>
        </w:rPr>
      </w:pPr>
      <w:r>
        <w:rPr>
          <w:rFonts w:cs="Arial"/>
        </w:rPr>
        <w:t>COMMBUYS refers to all solicitations, including but not limited to Requests for Proposals (RFP), Invitations for Bid (IFB), Requests for Response (RFR), Requests for Quote (RFQ), as “Bids.” All responses to Bids are referred to as “Quotes.”</w:t>
      </w:r>
    </w:p>
    <w:p w14:paraId="78E7769A" w14:textId="77777777" w:rsidR="009F5ED0" w:rsidRDefault="009F5ED0">
      <w:pPr>
        <w:ind w:left="630"/>
        <w:rPr>
          <w:rFonts w:cs="Arial"/>
        </w:rPr>
      </w:pPr>
    </w:p>
    <w:p w14:paraId="62BDF60B" w14:textId="77777777" w:rsidR="009F5ED0" w:rsidRDefault="003D1366">
      <w:pPr>
        <w:ind w:left="630"/>
        <w:rPr>
          <w:rFonts w:cs="Arial"/>
          <w:b/>
        </w:rPr>
      </w:pPr>
      <w:r>
        <w:rPr>
          <w:rFonts w:cs="Arial"/>
          <w:b/>
        </w:rPr>
        <w:t>Steps for Bidders to Submit a Quote</w:t>
      </w:r>
    </w:p>
    <w:p w14:paraId="2C94E6D4" w14:textId="77777777" w:rsidR="009F5ED0" w:rsidRDefault="003D1366" w:rsidP="00C53AE0">
      <w:pPr>
        <w:pStyle w:val="ListParagraph"/>
        <w:numPr>
          <w:ilvl w:val="0"/>
          <w:numId w:val="4"/>
        </w:numPr>
        <w:ind w:left="1350"/>
        <w:rPr>
          <w:rFonts w:cs="Arial"/>
        </w:rPr>
      </w:pPr>
      <w:r>
        <w:rPr>
          <w:rFonts w:cs="Arial"/>
        </w:rPr>
        <w:t>Launch the COMMBUYS website by entering the URL (www.COMMBUYS.com) into the browser.</w:t>
      </w:r>
    </w:p>
    <w:p w14:paraId="67681CE5" w14:textId="77777777" w:rsidR="009F5ED0" w:rsidRDefault="009F5ED0">
      <w:pPr>
        <w:ind w:left="630"/>
        <w:rPr>
          <w:rFonts w:cs="Arial"/>
        </w:rPr>
      </w:pPr>
    </w:p>
    <w:p w14:paraId="20295AC7" w14:textId="77777777" w:rsidR="009F5ED0" w:rsidRDefault="003D1366" w:rsidP="00C53AE0">
      <w:pPr>
        <w:pStyle w:val="ListParagraph"/>
        <w:numPr>
          <w:ilvl w:val="0"/>
          <w:numId w:val="4"/>
        </w:numPr>
        <w:ind w:left="1350"/>
        <w:rPr>
          <w:rFonts w:cs="Arial"/>
        </w:rPr>
      </w:pPr>
      <w:r>
        <w:rPr>
          <w:rFonts w:cs="Arial"/>
        </w:rPr>
        <w:t xml:space="preserve">Enter Bidder login credentials and click the </w:t>
      </w:r>
      <w:r>
        <w:rPr>
          <w:rFonts w:cs="Arial"/>
          <w:b/>
        </w:rPr>
        <w:t>Login</w:t>
      </w:r>
      <w:r>
        <w:rPr>
          <w:rFonts w:cs="Arial"/>
        </w:rPr>
        <w:t xml:space="preserve"> button on the COMMBUYS homepage. Bidders must be registered in COMMBUYS to submit a Quote. Each contractor has a COMMBUYS Seller Administrator, who is responsible for maintaining authorized user access to COMMBUYS. </w:t>
      </w:r>
    </w:p>
    <w:p w14:paraId="6D8C591C" w14:textId="77777777" w:rsidR="009F5ED0" w:rsidRDefault="009F5ED0">
      <w:pPr>
        <w:ind w:left="630"/>
        <w:rPr>
          <w:rFonts w:cs="Arial"/>
        </w:rPr>
      </w:pPr>
    </w:p>
    <w:p w14:paraId="3C4378B0" w14:textId="77777777" w:rsidR="009F5ED0" w:rsidRDefault="003D1366" w:rsidP="00C53AE0">
      <w:pPr>
        <w:pStyle w:val="ListParagraph"/>
        <w:numPr>
          <w:ilvl w:val="0"/>
          <w:numId w:val="4"/>
        </w:numPr>
        <w:ind w:left="1350"/>
        <w:rPr>
          <w:rFonts w:cs="Arial"/>
        </w:rPr>
      </w:pPr>
      <w:r>
        <w:rPr>
          <w:rFonts w:cs="Arial"/>
        </w:rPr>
        <w:t>Upon successful login, the Vendor home page displays with the Navigation and Header Bar as well as the Control Center. The Control Center is where documents assigned to your role are easily accessed and viewed.</w:t>
      </w:r>
    </w:p>
    <w:p w14:paraId="0379D8F9" w14:textId="77777777" w:rsidR="009F5ED0" w:rsidRDefault="009F5ED0">
      <w:pPr>
        <w:ind w:left="630"/>
        <w:rPr>
          <w:rFonts w:cs="Arial"/>
        </w:rPr>
      </w:pPr>
    </w:p>
    <w:p w14:paraId="7485848C" w14:textId="77777777" w:rsidR="009F5ED0" w:rsidRDefault="003D1366" w:rsidP="00C53AE0">
      <w:pPr>
        <w:pStyle w:val="ListParagraph"/>
        <w:numPr>
          <w:ilvl w:val="0"/>
          <w:numId w:val="4"/>
        </w:numPr>
        <w:ind w:left="1350"/>
        <w:rPr>
          <w:rFonts w:cs="Arial"/>
        </w:rPr>
      </w:pPr>
      <w:r>
        <w:rPr>
          <w:rFonts w:cs="Arial"/>
        </w:rPr>
        <w:t xml:space="preserve">Click on the </w:t>
      </w:r>
      <w:r>
        <w:rPr>
          <w:rFonts w:cs="Arial"/>
          <w:b/>
        </w:rPr>
        <w:t>Bids</w:t>
      </w:r>
      <w:r>
        <w:rPr>
          <w:rFonts w:cs="Arial"/>
        </w:rPr>
        <w:t xml:space="preserve"> tab</w:t>
      </w:r>
    </w:p>
    <w:p w14:paraId="413AE2A0" w14:textId="77777777" w:rsidR="009F5ED0" w:rsidRDefault="009F5ED0">
      <w:pPr>
        <w:ind w:left="630"/>
        <w:rPr>
          <w:rFonts w:cs="Arial"/>
        </w:rPr>
      </w:pPr>
    </w:p>
    <w:p w14:paraId="0B14E008" w14:textId="77777777" w:rsidR="009F5ED0" w:rsidRDefault="003D1366" w:rsidP="00C53AE0">
      <w:pPr>
        <w:pStyle w:val="ListParagraph"/>
        <w:numPr>
          <w:ilvl w:val="0"/>
          <w:numId w:val="4"/>
        </w:numPr>
        <w:ind w:left="1350"/>
        <w:rPr>
          <w:rFonts w:cs="Arial"/>
        </w:rPr>
      </w:pPr>
      <w:r>
        <w:rPr>
          <w:rFonts w:cs="Arial"/>
        </w:rPr>
        <w:t>Clicking on the Bid tab opens four sections:</w:t>
      </w:r>
    </w:p>
    <w:p w14:paraId="3AE34675" w14:textId="77777777" w:rsidR="009F5ED0" w:rsidRDefault="003D1366" w:rsidP="00C53AE0">
      <w:pPr>
        <w:pStyle w:val="ListParagraph"/>
        <w:numPr>
          <w:ilvl w:val="1"/>
          <w:numId w:val="4"/>
        </w:numPr>
        <w:ind w:left="2070"/>
        <w:rPr>
          <w:rFonts w:cs="Arial"/>
        </w:rPr>
      </w:pPr>
      <w:r>
        <w:rPr>
          <w:rFonts w:cs="Arial"/>
        </w:rPr>
        <w:t>Request for Revision</w:t>
      </w:r>
    </w:p>
    <w:p w14:paraId="3C12CF25" w14:textId="77777777" w:rsidR="009F5ED0" w:rsidRDefault="003D1366" w:rsidP="00C53AE0">
      <w:pPr>
        <w:pStyle w:val="ListParagraph"/>
        <w:numPr>
          <w:ilvl w:val="1"/>
          <w:numId w:val="4"/>
        </w:numPr>
        <w:ind w:left="2070"/>
        <w:rPr>
          <w:rFonts w:cs="Arial"/>
        </w:rPr>
      </w:pPr>
      <w:r>
        <w:rPr>
          <w:rFonts w:cs="Arial"/>
        </w:rPr>
        <w:t>Bids/Bid Amendments</w:t>
      </w:r>
    </w:p>
    <w:p w14:paraId="38A193B6" w14:textId="77777777" w:rsidR="009F5ED0" w:rsidRDefault="003D1366" w:rsidP="00C53AE0">
      <w:pPr>
        <w:pStyle w:val="ListParagraph"/>
        <w:numPr>
          <w:ilvl w:val="1"/>
          <w:numId w:val="4"/>
        </w:numPr>
        <w:ind w:left="2070"/>
        <w:rPr>
          <w:rFonts w:cs="Arial"/>
        </w:rPr>
      </w:pPr>
      <w:r>
        <w:rPr>
          <w:rFonts w:cs="Arial"/>
        </w:rPr>
        <w:t>Open Bids</w:t>
      </w:r>
    </w:p>
    <w:p w14:paraId="29AC7BB8" w14:textId="77777777" w:rsidR="009F5ED0" w:rsidRDefault="003D1366" w:rsidP="00C53AE0">
      <w:pPr>
        <w:pStyle w:val="ListParagraph"/>
        <w:numPr>
          <w:ilvl w:val="1"/>
          <w:numId w:val="4"/>
        </w:numPr>
        <w:ind w:left="2070"/>
        <w:rPr>
          <w:rFonts w:cs="Arial"/>
        </w:rPr>
      </w:pPr>
      <w:r>
        <w:rPr>
          <w:rFonts w:cs="Arial"/>
        </w:rPr>
        <w:lastRenderedPageBreak/>
        <w:t>Closed Bids</w:t>
      </w:r>
    </w:p>
    <w:p w14:paraId="59130A13" w14:textId="77777777" w:rsidR="009F5ED0" w:rsidRDefault="009F5ED0">
      <w:pPr>
        <w:ind w:left="630"/>
        <w:rPr>
          <w:rFonts w:cs="Arial"/>
        </w:rPr>
      </w:pPr>
    </w:p>
    <w:p w14:paraId="4A7658A3" w14:textId="77777777" w:rsidR="009F5ED0" w:rsidRDefault="003D1366" w:rsidP="00C53AE0">
      <w:pPr>
        <w:pStyle w:val="ListParagraph"/>
        <w:numPr>
          <w:ilvl w:val="0"/>
          <w:numId w:val="4"/>
        </w:numPr>
        <w:ind w:left="1350"/>
        <w:rPr>
          <w:rFonts w:cs="Arial"/>
        </w:rPr>
      </w:pPr>
      <w:r>
        <w:rPr>
          <w:rFonts w:cs="Arial"/>
        </w:rPr>
        <w:t xml:space="preserve">Click on the blue </w:t>
      </w:r>
      <w:r>
        <w:rPr>
          <w:rFonts w:cs="Arial"/>
          <w:b/>
        </w:rPr>
        <w:t>Open Bid</w:t>
      </w:r>
      <w:r>
        <w:rPr>
          <w:rFonts w:cs="Arial"/>
        </w:rPr>
        <w:t xml:space="preserve"> hyperlinks to open and review an open bid</w:t>
      </w:r>
    </w:p>
    <w:p w14:paraId="393347F9" w14:textId="77777777" w:rsidR="009F5ED0" w:rsidRDefault="009F5ED0">
      <w:pPr>
        <w:ind w:left="630"/>
        <w:rPr>
          <w:rFonts w:cs="Arial"/>
        </w:rPr>
      </w:pPr>
    </w:p>
    <w:p w14:paraId="7F5CDE5D" w14:textId="77777777" w:rsidR="009F5ED0" w:rsidRDefault="003D1366" w:rsidP="00C53AE0">
      <w:pPr>
        <w:pStyle w:val="ListParagraph"/>
        <w:numPr>
          <w:ilvl w:val="0"/>
          <w:numId w:val="4"/>
        </w:numPr>
        <w:ind w:left="1350"/>
        <w:rPr>
          <w:rFonts w:cs="Arial"/>
        </w:rPr>
      </w:pPr>
      <w:r>
        <w:rPr>
          <w:rFonts w:cs="Arial"/>
        </w:rPr>
        <w:t>A new page opens with a message requesting you acknowledge receipt of the bid. Click Yes to acknowledge receipt of the bid. Bidders should acknowledge receipt to receive any amendments/updates concerning this bid.</w:t>
      </w:r>
    </w:p>
    <w:p w14:paraId="28CB9DDB" w14:textId="77777777" w:rsidR="009F5ED0" w:rsidRDefault="009F5ED0">
      <w:pPr>
        <w:ind w:left="630"/>
        <w:rPr>
          <w:rFonts w:cs="Arial"/>
        </w:rPr>
      </w:pPr>
    </w:p>
    <w:p w14:paraId="2673AF01" w14:textId="77777777" w:rsidR="009F5ED0" w:rsidRDefault="003D1366" w:rsidP="00C53AE0">
      <w:pPr>
        <w:pStyle w:val="ListParagraph"/>
        <w:numPr>
          <w:ilvl w:val="0"/>
          <w:numId w:val="4"/>
        </w:numPr>
        <w:ind w:left="1350"/>
        <w:rPr>
          <w:rFonts w:cs="Arial"/>
        </w:rPr>
      </w:pPr>
      <w:r>
        <w:rPr>
          <w:rFonts w:cs="Arial"/>
        </w:rPr>
        <w:t xml:space="preserve">After acknowledgement, the bid will open. </w:t>
      </w:r>
    </w:p>
    <w:p w14:paraId="3F0D880A" w14:textId="77777777" w:rsidR="009F5ED0" w:rsidRDefault="009F5ED0">
      <w:pPr>
        <w:rPr>
          <w:rFonts w:cs="Arial"/>
        </w:rPr>
      </w:pPr>
    </w:p>
    <w:p w14:paraId="0528B6D6" w14:textId="77777777" w:rsidR="009F5ED0" w:rsidRDefault="003D1366">
      <w:pPr>
        <w:ind w:left="720"/>
        <w:rPr>
          <w:rFonts w:cs="Arial"/>
        </w:rPr>
      </w:pPr>
      <w:r>
        <w:rPr>
          <w:rFonts w:cs="Arial"/>
        </w:rPr>
        <w:t>The top left half of the page contains the following information:</w:t>
      </w:r>
    </w:p>
    <w:p w14:paraId="05FAE2FF" w14:textId="77777777" w:rsidR="009F5ED0" w:rsidRDefault="003D1366" w:rsidP="00C53AE0">
      <w:pPr>
        <w:pStyle w:val="ListParagraph"/>
        <w:numPr>
          <w:ilvl w:val="1"/>
          <w:numId w:val="4"/>
        </w:numPr>
        <w:ind w:left="2160"/>
        <w:rPr>
          <w:rFonts w:cs="Arial"/>
        </w:rPr>
      </w:pPr>
      <w:r>
        <w:rPr>
          <w:rFonts w:cs="Arial"/>
        </w:rPr>
        <w:t>Purchaser</w:t>
      </w:r>
    </w:p>
    <w:p w14:paraId="04E30D68" w14:textId="77777777" w:rsidR="009F5ED0" w:rsidRDefault="003D1366" w:rsidP="00C53AE0">
      <w:pPr>
        <w:pStyle w:val="ListParagraph"/>
        <w:numPr>
          <w:ilvl w:val="1"/>
          <w:numId w:val="4"/>
        </w:numPr>
        <w:ind w:left="2160"/>
        <w:rPr>
          <w:rFonts w:cs="Arial"/>
        </w:rPr>
      </w:pPr>
      <w:r>
        <w:rPr>
          <w:rFonts w:cs="Arial"/>
        </w:rPr>
        <w:t>Department</w:t>
      </w:r>
    </w:p>
    <w:p w14:paraId="15860E2C" w14:textId="77777777" w:rsidR="009F5ED0" w:rsidRDefault="003D1366" w:rsidP="00C53AE0">
      <w:pPr>
        <w:pStyle w:val="ListParagraph"/>
        <w:numPr>
          <w:ilvl w:val="1"/>
          <w:numId w:val="4"/>
        </w:numPr>
        <w:ind w:left="2160"/>
        <w:rPr>
          <w:rFonts w:cs="Arial"/>
        </w:rPr>
      </w:pPr>
      <w:r>
        <w:rPr>
          <w:rFonts w:cs="Arial"/>
        </w:rPr>
        <w:t>Contact for this bid</w:t>
      </w:r>
    </w:p>
    <w:p w14:paraId="52DA7B16" w14:textId="77777777" w:rsidR="009F5ED0" w:rsidRDefault="003D1366" w:rsidP="00C53AE0">
      <w:pPr>
        <w:pStyle w:val="ListParagraph"/>
        <w:numPr>
          <w:ilvl w:val="1"/>
          <w:numId w:val="4"/>
        </w:numPr>
        <w:ind w:left="2160"/>
        <w:rPr>
          <w:rFonts w:cs="Arial"/>
        </w:rPr>
      </w:pPr>
      <w:r>
        <w:rPr>
          <w:rFonts w:cs="Arial"/>
        </w:rPr>
        <w:t>Type of purchase</w:t>
      </w:r>
    </w:p>
    <w:p w14:paraId="22B0D150" w14:textId="77777777" w:rsidR="009F5ED0" w:rsidRDefault="003D1366" w:rsidP="00C53AE0">
      <w:pPr>
        <w:pStyle w:val="ListParagraph"/>
        <w:numPr>
          <w:ilvl w:val="2"/>
          <w:numId w:val="4"/>
        </w:numPr>
        <w:ind w:left="2880"/>
        <w:rPr>
          <w:rFonts w:cs="Arial"/>
        </w:rPr>
      </w:pPr>
      <w:r>
        <w:rPr>
          <w:rFonts w:cs="Arial"/>
        </w:rPr>
        <w:t>Open Market</w:t>
      </w:r>
    </w:p>
    <w:p w14:paraId="745AA720" w14:textId="77777777" w:rsidR="009F5ED0" w:rsidRDefault="003D1366" w:rsidP="00C53AE0">
      <w:pPr>
        <w:pStyle w:val="ListParagraph"/>
        <w:numPr>
          <w:ilvl w:val="2"/>
          <w:numId w:val="4"/>
        </w:numPr>
        <w:ind w:left="2880"/>
        <w:rPr>
          <w:rFonts w:cs="Arial"/>
        </w:rPr>
      </w:pPr>
      <w:r>
        <w:rPr>
          <w:rFonts w:cs="Arial"/>
        </w:rPr>
        <w:t>Blanket</w:t>
      </w:r>
    </w:p>
    <w:p w14:paraId="54CA7840" w14:textId="77777777" w:rsidR="009F5ED0" w:rsidRDefault="003D1366" w:rsidP="00C53AE0">
      <w:pPr>
        <w:pStyle w:val="ListParagraph"/>
        <w:numPr>
          <w:ilvl w:val="1"/>
          <w:numId w:val="4"/>
        </w:numPr>
        <w:ind w:left="2160"/>
        <w:rPr>
          <w:rFonts w:cs="Arial"/>
        </w:rPr>
      </w:pPr>
      <w:r>
        <w:rPr>
          <w:rFonts w:cs="Arial"/>
        </w:rPr>
        <w:t>Pre-Bid Conference details (if applicable)</w:t>
      </w:r>
    </w:p>
    <w:p w14:paraId="76741261" w14:textId="77777777" w:rsidR="009F5ED0" w:rsidRDefault="003D1366" w:rsidP="00C53AE0">
      <w:pPr>
        <w:pStyle w:val="ListParagraph"/>
        <w:numPr>
          <w:ilvl w:val="1"/>
          <w:numId w:val="4"/>
        </w:numPr>
        <w:ind w:left="2160"/>
        <w:rPr>
          <w:rFonts w:cs="Arial"/>
        </w:rPr>
      </w:pPr>
      <w:r>
        <w:rPr>
          <w:rFonts w:cs="Arial"/>
        </w:rPr>
        <w:t>Ship-to and Bill-to addresses</w:t>
      </w:r>
    </w:p>
    <w:p w14:paraId="5DF1F8FD" w14:textId="77777777" w:rsidR="009F5ED0" w:rsidRDefault="003D1366" w:rsidP="00C53AE0">
      <w:pPr>
        <w:pStyle w:val="ListParagraph"/>
        <w:numPr>
          <w:ilvl w:val="1"/>
          <w:numId w:val="4"/>
        </w:numPr>
        <w:ind w:left="2160"/>
        <w:rPr>
          <w:rFonts w:cs="Arial"/>
        </w:rPr>
      </w:pPr>
      <w:r>
        <w:rPr>
          <w:rFonts w:cs="Arial"/>
        </w:rPr>
        <w:t>Any attachments to the bid, which may include essential bid terms, response forms, etc.</w:t>
      </w:r>
    </w:p>
    <w:p w14:paraId="26E9F587" w14:textId="77777777" w:rsidR="009F5ED0" w:rsidRDefault="009F5ED0">
      <w:pPr>
        <w:ind w:left="1440"/>
        <w:rPr>
          <w:rFonts w:cs="Arial"/>
        </w:rPr>
      </w:pPr>
    </w:p>
    <w:p w14:paraId="787CF9EE" w14:textId="77777777" w:rsidR="009F5ED0" w:rsidRDefault="003D1366">
      <w:pPr>
        <w:ind w:left="720"/>
        <w:rPr>
          <w:rFonts w:cs="Arial"/>
        </w:rPr>
      </w:pPr>
      <w:r>
        <w:rPr>
          <w:rFonts w:cs="Arial"/>
        </w:rPr>
        <w:t>The top right half of the bid includes the following information:</w:t>
      </w:r>
    </w:p>
    <w:p w14:paraId="6D8D2102" w14:textId="77777777" w:rsidR="009F5ED0" w:rsidRDefault="003D1366" w:rsidP="00C53AE0">
      <w:pPr>
        <w:pStyle w:val="ListParagraph"/>
        <w:numPr>
          <w:ilvl w:val="1"/>
          <w:numId w:val="4"/>
        </w:numPr>
        <w:ind w:left="2160"/>
        <w:rPr>
          <w:rFonts w:cs="Arial"/>
        </w:rPr>
      </w:pPr>
      <w:r>
        <w:rPr>
          <w:rFonts w:cs="Arial"/>
        </w:rPr>
        <w:t>Bid Date</w:t>
      </w:r>
    </w:p>
    <w:p w14:paraId="5A384C2D" w14:textId="77777777" w:rsidR="009F5ED0" w:rsidRDefault="003D1366" w:rsidP="00C53AE0">
      <w:pPr>
        <w:pStyle w:val="ListParagraph"/>
        <w:numPr>
          <w:ilvl w:val="1"/>
          <w:numId w:val="4"/>
        </w:numPr>
        <w:ind w:left="2160"/>
        <w:rPr>
          <w:rFonts w:cs="Arial"/>
        </w:rPr>
      </w:pPr>
      <w:r>
        <w:rPr>
          <w:rFonts w:cs="Arial"/>
        </w:rPr>
        <w:t>Required Date</w:t>
      </w:r>
    </w:p>
    <w:p w14:paraId="3CCF3D54" w14:textId="77777777" w:rsidR="009F5ED0" w:rsidRDefault="003D1366" w:rsidP="00C53AE0">
      <w:pPr>
        <w:pStyle w:val="ListParagraph"/>
        <w:numPr>
          <w:ilvl w:val="1"/>
          <w:numId w:val="4"/>
        </w:numPr>
        <w:ind w:left="2160"/>
        <w:rPr>
          <w:rFonts w:cs="Arial"/>
        </w:rPr>
      </w:pPr>
      <w:r>
        <w:rPr>
          <w:rFonts w:cs="Arial"/>
        </w:rPr>
        <w:t>Bid Opening Date – date the bid closes and no further quotes will be accepted</w:t>
      </w:r>
    </w:p>
    <w:p w14:paraId="75709754" w14:textId="77777777" w:rsidR="009F5ED0" w:rsidRDefault="003D1366" w:rsidP="00C53AE0">
      <w:pPr>
        <w:pStyle w:val="ListParagraph"/>
        <w:numPr>
          <w:ilvl w:val="1"/>
          <w:numId w:val="4"/>
        </w:numPr>
        <w:ind w:left="2160"/>
        <w:rPr>
          <w:rFonts w:cs="Arial"/>
        </w:rPr>
      </w:pPr>
      <w:r>
        <w:rPr>
          <w:rFonts w:cs="Arial"/>
        </w:rPr>
        <w:t>Informal Bid Flag</w:t>
      </w:r>
    </w:p>
    <w:p w14:paraId="7B6A6D38" w14:textId="77777777" w:rsidR="009F5ED0" w:rsidRDefault="003D1366" w:rsidP="00C53AE0">
      <w:pPr>
        <w:pStyle w:val="ListParagraph"/>
        <w:numPr>
          <w:ilvl w:val="1"/>
          <w:numId w:val="4"/>
        </w:numPr>
        <w:ind w:left="2160"/>
        <w:rPr>
          <w:rFonts w:cs="Arial"/>
        </w:rPr>
      </w:pPr>
      <w:r>
        <w:rPr>
          <w:rFonts w:cs="Arial"/>
        </w:rPr>
        <w:t>Date goods/services are required</w:t>
      </w:r>
    </w:p>
    <w:p w14:paraId="3CECF95A" w14:textId="77777777" w:rsidR="009F5ED0" w:rsidRDefault="003D1366" w:rsidP="00C53AE0">
      <w:pPr>
        <w:pStyle w:val="ListParagraph"/>
        <w:numPr>
          <w:ilvl w:val="0"/>
          <w:numId w:val="4"/>
        </w:numPr>
        <w:ind w:left="1440"/>
        <w:rPr>
          <w:rFonts w:cs="Arial"/>
        </w:rPr>
      </w:pPr>
      <w:r>
        <w:rPr>
          <w:rFonts w:cs="Arial"/>
        </w:rPr>
        <w:t xml:space="preserve">The lower half of the page provides information about the specific goods/services the bid is requesting. </w:t>
      </w:r>
    </w:p>
    <w:p w14:paraId="6A26BCD9" w14:textId="77777777" w:rsidR="009F5ED0" w:rsidRDefault="009F5ED0">
      <w:pPr>
        <w:ind w:left="720"/>
        <w:rPr>
          <w:rFonts w:cs="Arial"/>
        </w:rPr>
      </w:pPr>
    </w:p>
    <w:p w14:paraId="6B27B1C9" w14:textId="77777777" w:rsidR="009F5ED0" w:rsidRDefault="003D1366" w:rsidP="00C53AE0">
      <w:pPr>
        <w:pStyle w:val="ListParagraph"/>
        <w:numPr>
          <w:ilvl w:val="0"/>
          <w:numId w:val="4"/>
        </w:numPr>
        <w:ind w:left="1440"/>
        <w:rPr>
          <w:rFonts w:cs="Arial"/>
        </w:rPr>
      </w:pPr>
      <w:r>
        <w:rPr>
          <w:rFonts w:cs="Arial"/>
        </w:rPr>
        <w:t xml:space="preserve">Click </w:t>
      </w:r>
      <w:r>
        <w:rPr>
          <w:rFonts w:cs="Arial"/>
          <w:b/>
        </w:rPr>
        <w:t>Create Quote</w:t>
      </w:r>
      <w:r>
        <w:rPr>
          <w:rFonts w:cs="Arial"/>
        </w:rPr>
        <w:t xml:space="preserve"> to begin.</w:t>
      </w:r>
    </w:p>
    <w:p w14:paraId="6CDC6DDE" w14:textId="77777777" w:rsidR="009F5ED0" w:rsidRDefault="009F5ED0">
      <w:pPr>
        <w:ind w:left="720"/>
        <w:rPr>
          <w:rFonts w:cs="Arial"/>
        </w:rPr>
      </w:pPr>
    </w:p>
    <w:p w14:paraId="5F6FD59B" w14:textId="77777777" w:rsidR="009F5ED0" w:rsidRDefault="003D1366" w:rsidP="00C53AE0">
      <w:pPr>
        <w:pStyle w:val="ListParagraph"/>
        <w:numPr>
          <w:ilvl w:val="0"/>
          <w:numId w:val="4"/>
        </w:numPr>
        <w:ind w:left="1440"/>
        <w:rPr>
          <w:rFonts w:cs="Arial"/>
        </w:rPr>
      </w:pPr>
      <w:r>
        <w:rPr>
          <w:rFonts w:cs="Arial"/>
        </w:rPr>
        <w:t>The General tab for a new quote opens. This page is populated with some information from the bid. Fields available to update include:</w:t>
      </w:r>
    </w:p>
    <w:p w14:paraId="6062942B" w14:textId="77777777" w:rsidR="009F5ED0" w:rsidRDefault="003D1366" w:rsidP="00C53AE0">
      <w:pPr>
        <w:pStyle w:val="ListParagraph"/>
        <w:numPr>
          <w:ilvl w:val="1"/>
          <w:numId w:val="4"/>
        </w:numPr>
        <w:ind w:left="2160"/>
        <w:rPr>
          <w:rFonts w:cs="Arial"/>
        </w:rPr>
      </w:pPr>
      <w:r>
        <w:rPr>
          <w:rFonts w:cs="Arial"/>
        </w:rPr>
        <w:t>Delivery days</w:t>
      </w:r>
    </w:p>
    <w:p w14:paraId="40DB0EF0" w14:textId="77777777" w:rsidR="009F5ED0" w:rsidRDefault="003D1366" w:rsidP="00C53AE0">
      <w:pPr>
        <w:pStyle w:val="ListParagraph"/>
        <w:numPr>
          <w:ilvl w:val="1"/>
          <w:numId w:val="4"/>
        </w:numPr>
        <w:ind w:left="2160"/>
        <w:rPr>
          <w:rFonts w:cs="Arial"/>
        </w:rPr>
      </w:pPr>
      <w:r>
        <w:rPr>
          <w:rFonts w:cs="Arial"/>
        </w:rPr>
        <w:t>Shipping terms</w:t>
      </w:r>
    </w:p>
    <w:p w14:paraId="2ED8D472" w14:textId="77777777" w:rsidR="009F5ED0" w:rsidRDefault="003D1366" w:rsidP="00C53AE0">
      <w:pPr>
        <w:pStyle w:val="ListParagraph"/>
        <w:numPr>
          <w:ilvl w:val="1"/>
          <w:numId w:val="4"/>
        </w:numPr>
        <w:ind w:left="2160"/>
        <w:rPr>
          <w:rFonts w:cs="Arial"/>
        </w:rPr>
      </w:pPr>
      <w:r>
        <w:rPr>
          <w:rFonts w:cs="Arial"/>
        </w:rPr>
        <w:t>Ship via terms</w:t>
      </w:r>
    </w:p>
    <w:p w14:paraId="4F5AE949" w14:textId="77777777" w:rsidR="009F5ED0" w:rsidRDefault="003D1366" w:rsidP="00C53AE0">
      <w:pPr>
        <w:pStyle w:val="ListParagraph"/>
        <w:numPr>
          <w:ilvl w:val="1"/>
          <w:numId w:val="4"/>
        </w:numPr>
        <w:ind w:left="2160"/>
        <w:rPr>
          <w:rFonts w:cs="Arial"/>
        </w:rPr>
      </w:pPr>
      <w:r>
        <w:rPr>
          <w:rFonts w:cs="Arial"/>
        </w:rPr>
        <w:t>Is “no” bid – select if you will not be submitting a quote for this bid</w:t>
      </w:r>
    </w:p>
    <w:p w14:paraId="6DB4877C" w14:textId="77777777" w:rsidR="009F5ED0" w:rsidRDefault="003D1366" w:rsidP="00C53AE0">
      <w:pPr>
        <w:pStyle w:val="ListParagraph"/>
        <w:numPr>
          <w:ilvl w:val="1"/>
          <w:numId w:val="4"/>
        </w:numPr>
        <w:ind w:left="2160"/>
        <w:rPr>
          <w:rFonts w:cs="Arial"/>
        </w:rPr>
      </w:pPr>
      <w:r>
        <w:rPr>
          <w:rFonts w:cs="Arial"/>
        </w:rPr>
        <w:t>Promised Date</w:t>
      </w:r>
    </w:p>
    <w:p w14:paraId="41BE8473" w14:textId="77777777" w:rsidR="009F5ED0" w:rsidRDefault="003D1366" w:rsidP="00C53AE0">
      <w:pPr>
        <w:pStyle w:val="ListParagraph"/>
        <w:numPr>
          <w:ilvl w:val="1"/>
          <w:numId w:val="4"/>
        </w:numPr>
        <w:ind w:left="2160"/>
        <w:rPr>
          <w:rFonts w:cs="Arial"/>
        </w:rPr>
      </w:pPr>
      <w:r>
        <w:rPr>
          <w:rFonts w:cs="Arial"/>
        </w:rPr>
        <w:t>Info Contact</w:t>
      </w:r>
    </w:p>
    <w:p w14:paraId="44EC18E7" w14:textId="77777777" w:rsidR="009F5ED0" w:rsidRDefault="003D1366" w:rsidP="00C53AE0">
      <w:pPr>
        <w:pStyle w:val="ListParagraph"/>
        <w:numPr>
          <w:ilvl w:val="1"/>
          <w:numId w:val="4"/>
        </w:numPr>
        <w:ind w:left="2160"/>
        <w:rPr>
          <w:rFonts w:cs="Arial"/>
        </w:rPr>
      </w:pPr>
      <w:r>
        <w:rPr>
          <w:rFonts w:cs="Arial"/>
        </w:rPr>
        <w:t>Comments</w:t>
      </w:r>
    </w:p>
    <w:p w14:paraId="308429B0" w14:textId="77777777" w:rsidR="009F5ED0" w:rsidRDefault="003D1366" w:rsidP="00C53AE0">
      <w:pPr>
        <w:pStyle w:val="ListParagraph"/>
        <w:numPr>
          <w:ilvl w:val="1"/>
          <w:numId w:val="4"/>
        </w:numPr>
        <w:ind w:left="2160"/>
        <w:rPr>
          <w:rFonts w:cs="Arial"/>
        </w:rPr>
      </w:pPr>
      <w:r>
        <w:rPr>
          <w:rFonts w:cs="Arial"/>
        </w:rPr>
        <w:t>Discount Percent</w:t>
      </w:r>
    </w:p>
    <w:p w14:paraId="5940219F" w14:textId="77777777" w:rsidR="009F5ED0" w:rsidRDefault="003D1366" w:rsidP="00C53AE0">
      <w:pPr>
        <w:pStyle w:val="ListParagraph"/>
        <w:numPr>
          <w:ilvl w:val="1"/>
          <w:numId w:val="4"/>
        </w:numPr>
        <w:ind w:left="2160"/>
        <w:rPr>
          <w:rFonts w:cs="Arial"/>
        </w:rPr>
      </w:pPr>
      <w:r>
        <w:rPr>
          <w:rFonts w:cs="Arial"/>
        </w:rPr>
        <w:t>Freight Terms</w:t>
      </w:r>
    </w:p>
    <w:p w14:paraId="0C56C50E" w14:textId="77777777" w:rsidR="009F5ED0" w:rsidRDefault="003D1366" w:rsidP="00C53AE0">
      <w:pPr>
        <w:pStyle w:val="ListParagraph"/>
        <w:numPr>
          <w:ilvl w:val="1"/>
          <w:numId w:val="4"/>
        </w:numPr>
        <w:ind w:left="2160"/>
        <w:rPr>
          <w:rFonts w:cs="Arial"/>
        </w:rPr>
      </w:pPr>
      <w:r>
        <w:rPr>
          <w:rFonts w:cs="Arial"/>
        </w:rPr>
        <w:t>Payment Terms</w:t>
      </w:r>
    </w:p>
    <w:p w14:paraId="77D259F6" w14:textId="77777777" w:rsidR="009F5ED0" w:rsidRDefault="009F5ED0">
      <w:pPr>
        <w:ind w:left="720"/>
        <w:rPr>
          <w:rFonts w:cs="Arial"/>
        </w:rPr>
      </w:pPr>
    </w:p>
    <w:p w14:paraId="5BD23531" w14:textId="77777777" w:rsidR="009F5ED0" w:rsidRDefault="003D1366">
      <w:pPr>
        <w:ind w:left="720"/>
        <w:rPr>
          <w:rFonts w:cs="Arial"/>
        </w:rPr>
      </w:pPr>
      <w:r>
        <w:rPr>
          <w:rFonts w:cs="Arial"/>
        </w:rPr>
        <w:t>It is important to note that the bid documents (RFR and attachments) may specify some or all these terms and may prohibit you from altering these terms in your response. Read the bid documents carefully and fill in only those items that are applicable to the bid to which you are responding.</w:t>
      </w:r>
    </w:p>
    <w:p w14:paraId="2A4F7856" w14:textId="77777777" w:rsidR="009F5ED0" w:rsidRDefault="009F5ED0">
      <w:pPr>
        <w:ind w:left="720"/>
        <w:rPr>
          <w:rFonts w:cs="Arial"/>
        </w:rPr>
      </w:pPr>
    </w:p>
    <w:p w14:paraId="45C8456C" w14:textId="77777777" w:rsidR="009F5ED0" w:rsidRDefault="003D1366">
      <w:pPr>
        <w:ind w:left="720"/>
        <w:rPr>
          <w:rFonts w:cs="Arial"/>
        </w:rPr>
      </w:pPr>
      <w:r>
        <w:rPr>
          <w:rFonts w:cs="Arial"/>
        </w:rPr>
        <w:t>Update these fields as applicable to the bid and click Save &amp; Continue to save any changes and create a Quote Number.</w:t>
      </w:r>
    </w:p>
    <w:p w14:paraId="2F1C1355" w14:textId="77777777" w:rsidR="009F5ED0" w:rsidRDefault="009F5ED0">
      <w:pPr>
        <w:ind w:left="720"/>
        <w:rPr>
          <w:rFonts w:cs="Arial"/>
        </w:rPr>
      </w:pPr>
    </w:p>
    <w:p w14:paraId="631E6836" w14:textId="77777777" w:rsidR="009F5ED0" w:rsidRDefault="003D1366" w:rsidP="00C53AE0">
      <w:pPr>
        <w:pStyle w:val="ListParagraph"/>
        <w:numPr>
          <w:ilvl w:val="0"/>
          <w:numId w:val="4"/>
        </w:numPr>
        <w:ind w:left="1440"/>
        <w:rPr>
          <w:rFonts w:cs="Arial"/>
        </w:rPr>
      </w:pPr>
      <w:r>
        <w:rPr>
          <w:rFonts w:cs="Arial"/>
        </w:rPr>
        <w:t xml:space="preserve">The page refreshes and messages display. Any message in </w:t>
      </w:r>
      <w:r>
        <w:rPr>
          <w:rFonts w:cs="Arial"/>
          <w:b/>
        </w:rPr>
        <w:t>Red</w:t>
      </w:r>
      <w:r>
        <w:rPr>
          <w:rFonts w:cs="Arial"/>
        </w:rPr>
        <w:t xml:space="preserve"> is an error and must be resolved before the quote can be submitted. Any message in </w:t>
      </w:r>
      <w:r>
        <w:rPr>
          <w:rFonts w:cs="Arial"/>
          <w:b/>
        </w:rPr>
        <w:t>Yellow</w:t>
      </w:r>
      <w:r>
        <w:rPr>
          <w:rFonts w:cs="Arial"/>
        </w:rPr>
        <w:t xml:space="preserve"> is only a warning and will allow processing to continue.</w:t>
      </w:r>
    </w:p>
    <w:p w14:paraId="2090D2A2" w14:textId="77777777" w:rsidR="009F5ED0" w:rsidRDefault="009F5ED0">
      <w:pPr>
        <w:ind w:left="720"/>
        <w:rPr>
          <w:rFonts w:cs="Arial"/>
        </w:rPr>
      </w:pPr>
    </w:p>
    <w:p w14:paraId="6EED63B8" w14:textId="77777777" w:rsidR="009F5ED0" w:rsidRDefault="003D1366" w:rsidP="00C53AE0">
      <w:pPr>
        <w:pStyle w:val="ListParagraph"/>
        <w:numPr>
          <w:ilvl w:val="0"/>
          <w:numId w:val="4"/>
        </w:numPr>
        <w:ind w:left="1440"/>
        <w:rPr>
          <w:rFonts w:cs="Arial"/>
        </w:rPr>
      </w:pPr>
      <w:r>
        <w:rPr>
          <w:rFonts w:cs="Arial"/>
        </w:rPr>
        <w:t xml:space="preserve">Click the </w:t>
      </w:r>
      <w:r>
        <w:rPr>
          <w:rFonts w:cs="Arial"/>
          <w:b/>
        </w:rPr>
        <w:t>Items</w:t>
      </w:r>
      <w:r>
        <w:rPr>
          <w:rFonts w:cs="Arial"/>
        </w:rPr>
        <w:t xml:space="preserve"> tab. The Items tab displays information about the items requested in the bid. To view additional details about an item, click the item number (blue hyperlink) to open.</w:t>
      </w:r>
    </w:p>
    <w:p w14:paraId="24178601" w14:textId="77777777" w:rsidR="009F5ED0" w:rsidRDefault="009F5ED0">
      <w:pPr>
        <w:ind w:left="720"/>
        <w:rPr>
          <w:rFonts w:cs="Arial"/>
        </w:rPr>
      </w:pPr>
    </w:p>
    <w:p w14:paraId="357C8717" w14:textId="77777777" w:rsidR="009F5ED0" w:rsidRDefault="003D1366" w:rsidP="00C53AE0">
      <w:pPr>
        <w:pStyle w:val="ListParagraph"/>
        <w:numPr>
          <w:ilvl w:val="0"/>
          <w:numId w:val="4"/>
        </w:numPr>
        <w:ind w:left="1440"/>
        <w:rPr>
          <w:rFonts w:cs="Arial"/>
        </w:rPr>
      </w:pPr>
      <w:r>
        <w:rPr>
          <w:rFonts w:cs="Arial"/>
        </w:rPr>
        <w:t xml:space="preserve">The item opens. Input all your quote information and click </w:t>
      </w:r>
      <w:r>
        <w:rPr>
          <w:rFonts w:cs="Arial"/>
          <w:b/>
        </w:rPr>
        <w:t>Save &amp; Exit</w:t>
      </w:r>
      <w:r>
        <w:rPr>
          <w:rFonts w:cs="Arial"/>
        </w:rPr>
        <w:t>.</w:t>
      </w:r>
    </w:p>
    <w:p w14:paraId="05575613" w14:textId="77777777" w:rsidR="009F5ED0" w:rsidRDefault="009F5ED0">
      <w:pPr>
        <w:ind w:left="720"/>
        <w:rPr>
          <w:rFonts w:cs="Arial"/>
        </w:rPr>
      </w:pPr>
    </w:p>
    <w:p w14:paraId="028DCCC8" w14:textId="77777777" w:rsidR="009F5ED0" w:rsidRDefault="003D1366" w:rsidP="00C53AE0">
      <w:pPr>
        <w:pStyle w:val="ListParagraph"/>
        <w:numPr>
          <w:ilvl w:val="0"/>
          <w:numId w:val="4"/>
        </w:numPr>
        <w:ind w:left="1440"/>
        <w:rPr>
          <w:rFonts w:cs="Arial"/>
        </w:rPr>
      </w:pPr>
      <w:r>
        <w:rPr>
          <w:rFonts w:cs="Arial"/>
        </w:rPr>
        <w:t xml:space="preserve">Click on the </w:t>
      </w:r>
      <w:r>
        <w:rPr>
          <w:rFonts w:cs="Arial"/>
          <w:b/>
        </w:rPr>
        <w:t>Attachments</w:t>
      </w:r>
      <w:r>
        <w:rPr>
          <w:rFonts w:cs="Arial"/>
        </w:rPr>
        <w:t xml:space="preserve"> Tab. Follow the prompts to upload and name all required attachments and forms and bid response documents in accordance with the instructions contained in the solicitation or bid documents. After uploading each individual file or form, click </w:t>
      </w:r>
      <w:r>
        <w:rPr>
          <w:rFonts w:cs="Arial"/>
          <w:b/>
        </w:rPr>
        <w:t>Save &amp; Continue</w:t>
      </w:r>
      <w:r>
        <w:rPr>
          <w:rFonts w:cs="Arial"/>
        </w:rPr>
        <w:t xml:space="preserve">. After you have uploaded all required documents click </w:t>
      </w:r>
      <w:r>
        <w:rPr>
          <w:rFonts w:cs="Arial"/>
          <w:b/>
        </w:rPr>
        <w:t>Save &amp; Exit</w:t>
      </w:r>
      <w:r>
        <w:rPr>
          <w:rFonts w:cs="Arial"/>
        </w:rPr>
        <w:t>. Be sure to review your attachments to make sure each required document has been submitted.</w:t>
      </w:r>
    </w:p>
    <w:p w14:paraId="14F5B8C6" w14:textId="77777777" w:rsidR="009F5ED0" w:rsidRDefault="009F5ED0">
      <w:pPr>
        <w:ind w:left="720"/>
        <w:rPr>
          <w:rFonts w:cs="Arial"/>
        </w:rPr>
      </w:pPr>
    </w:p>
    <w:p w14:paraId="31BE4C8A" w14:textId="77777777" w:rsidR="009F5ED0" w:rsidRDefault="003D1366" w:rsidP="00C53AE0">
      <w:pPr>
        <w:pStyle w:val="ListParagraph"/>
        <w:numPr>
          <w:ilvl w:val="0"/>
          <w:numId w:val="4"/>
        </w:numPr>
        <w:ind w:left="1440"/>
        <w:rPr>
          <w:rFonts w:cs="Arial"/>
        </w:rPr>
      </w:pPr>
      <w:r>
        <w:rPr>
          <w:rFonts w:cs="Arial"/>
        </w:rPr>
        <w:t xml:space="preserve">Click on the </w:t>
      </w:r>
      <w:r>
        <w:rPr>
          <w:rFonts w:cs="Arial"/>
          <w:b/>
        </w:rPr>
        <w:t>Terms &amp; Conditions</w:t>
      </w:r>
      <w:r>
        <w:rPr>
          <w:rFonts w:cs="Arial"/>
        </w:rPr>
        <w:t xml:space="preserve"> Tab. This tab refers to the terms and conditions that apply to this bid. The terms and conditions must be accepted before your quote can be submitted. If your acceptance is subject to any exceptions, those exceptions must be identified here. Exceptions cannot contradict the requirements of the RFR or required Commonwealth standard forms and attachments for the bid. For instance, an RFR may specify that exceptions may or will result in disqualification of your bid. </w:t>
      </w:r>
    </w:p>
    <w:p w14:paraId="6C8B14FC" w14:textId="77777777" w:rsidR="009F5ED0" w:rsidRDefault="009F5ED0">
      <w:pPr>
        <w:ind w:left="720"/>
        <w:rPr>
          <w:rFonts w:cs="Arial"/>
        </w:rPr>
      </w:pPr>
    </w:p>
    <w:p w14:paraId="2EB0F2FF" w14:textId="77777777" w:rsidR="009F5ED0" w:rsidRDefault="003D1366" w:rsidP="00C53AE0">
      <w:pPr>
        <w:pStyle w:val="ListParagraph"/>
        <w:numPr>
          <w:ilvl w:val="0"/>
          <w:numId w:val="4"/>
        </w:numPr>
        <w:ind w:left="1440"/>
        <w:rPr>
          <w:rFonts w:cs="Arial"/>
        </w:rPr>
      </w:pPr>
      <w:r>
        <w:rPr>
          <w:rFonts w:cs="Arial"/>
        </w:rPr>
        <w:t xml:space="preserve">Click the Summary tab. Review the information and update/correct, as needed. If the information is correct, click the </w:t>
      </w:r>
      <w:r>
        <w:rPr>
          <w:rFonts w:cs="Arial"/>
          <w:b/>
        </w:rPr>
        <w:t>Submit Quote</w:t>
      </w:r>
      <w:r>
        <w:rPr>
          <w:rFonts w:cs="Arial"/>
        </w:rPr>
        <w:t xml:space="preserve"> button at the bottom of the page.</w:t>
      </w:r>
    </w:p>
    <w:p w14:paraId="5566E665" w14:textId="77777777" w:rsidR="009F5ED0" w:rsidRDefault="009F5ED0">
      <w:pPr>
        <w:ind w:left="720"/>
        <w:rPr>
          <w:rFonts w:cs="Arial"/>
        </w:rPr>
      </w:pPr>
    </w:p>
    <w:p w14:paraId="67A18EA6" w14:textId="77777777" w:rsidR="009F5ED0" w:rsidRDefault="003D1366" w:rsidP="00C53AE0">
      <w:pPr>
        <w:pStyle w:val="ListParagraph"/>
        <w:numPr>
          <w:ilvl w:val="0"/>
          <w:numId w:val="4"/>
        </w:numPr>
        <w:ind w:left="1440"/>
        <w:rPr>
          <w:rFonts w:cs="Arial"/>
        </w:rPr>
      </w:pPr>
      <w:r>
        <w:rPr>
          <w:rFonts w:cs="Arial"/>
        </w:rPr>
        <w:t xml:space="preserve">A popup window displays asking for verification that you wish to submit your quote. Click </w:t>
      </w:r>
      <w:r>
        <w:rPr>
          <w:rFonts w:cs="Arial"/>
          <w:b/>
        </w:rPr>
        <w:t>OK</w:t>
      </w:r>
      <w:r>
        <w:rPr>
          <w:rFonts w:cs="Arial"/>
        </w:rPr>
        <w:t xml:space="preserve"> to submit the quote.</w:t>
      </w:r>
    </w:p>
    <w:p w14:paraId="3BEA6DF7" w14:textId="77777777" w:rsidR="009F5ED0" w:rsidRDefault="009F5ED0">
      <w:pPr>
        <w:ind w:left="720"/>
        <w:rPr>
          <w:rFonts w:cs="Arial"/>
        </w:rPr>
      </w:pPr>
    </w:p>
    <w:p w14:paraId="2B8979A5" w14:textId="77777777" w:rsidR="009F5ED0" w:rsidRDefault="003D1366" w:rsidP="00C53AE0">
      <w:pPr>
        <w:pStyle w:val="ListParagraph"/>
        <w:numPr>
          <w:ilvl w:val="0"/>
          <w:numId w:val="4"/>
        </w:numPr>
        <w:ind w:left="1440"/>
        <w:rPr>
          <w:rFonts w:cs="Arial"/>
        </w:rPr>
      </w:pPr>
      <w:r>
        <w:rPr>
          <w:rFonts w:cs="Arial"/>
        </w:rPr>
        <w:t>The Summary tab redisplays with an updated Status for the quote of Submitted.</w:t>
      </w:r>
    </w:p>
    <w:p w14:paraId="540C6B68" w14:textId="77777777" w:rsidR="009F5ED0" w:rsidRDefault="009F5ED0">
      <w:pPr>
        <w:ind w:left="720"/>
        <w:rPr>
          <w:rFonts w:cs="Arial"/>
        </w:rPr>
      </w:pPr>
    </w:p>
    <w:p w14:paraId="7B816505" w14:textId="77777777" w:rsidR="009F5ED0" w:rsidRDefault="003D1366" w:rsidP="00C53AE0">
      <w:pPr>
        <w:pStyle w:val="ListParagraph"/>
        <w:numPr>
          <w:ilvl w:val="0"/>
          <w:numId w:val="4"/>
        </w:numPr>
        <w:ind w:left="1440"/>
        <w:rPr>
          <w:rFonts w:cs="Arial"/>
        </w:rPr>
      </w:pPr>
      <w:r>
        <w:rPr>
          <w:rFonts w:cs="Arial"/>
        </w:rPr>
        <w:t>Your quote submission is confirmed only when you receive a confirmation email from COMMBUYS. If you have submitted a quote and have not received an email confirmation, please contact the OSD Help Desk at COMMBUYS@mass.gov.</w:t>
      </w:r>
    </w:p>
    <w:p w14:paraId="2E0D74C4" w14:textId="77777777" w:rsidR="009F5ED0" w:rsidRDefault="009F5ED0">
      <w:pPr>
        <w:ind w:left="720"/>
        <w:rPr>
          <w:rFonts w:cs="Arial"/>
        </w:rPr>
      </w:pPr>
    </w:p>
    <w:p w14:paraId="55455819" w14:textId="77777777" w:rsidR="009F5ED0" w:rsidRDefault="003D1366">
      <w:pPr>
        <w:ind w:left="720"/>
        <w:rPr>
          <w:rFonts w:cs="Arial"/>
        </w:rPr>
      </w:pPr>
      <w:r>
        <w:rPr>
          <w:rFonts w:cs="Arial"/>
        </w:rPr>
        <w:t>If you wish to revise or delete a quote after submission, you may do so in COMMBUYS: (1) for a formal bid, prior to the bid opening date, or (2) for an informal bid (which may be viewed upon receipt), prior to the opening of your quote by the issuing entity or the bid opening date, whichever is earlier.</w:t>
      </w:r>
    </w:p>
    <w:p w14:paraId="60518934" w14:textId="77777777" w:rsidR="009F5ED0" w:rsidRDefault="009F5ED0">
      <w:pPr>
        <w:ind w:left="720"/>
        <w:rPr>
          <w:rFonts w:cs="Arial"/>
        </w:rPr>
      </w:pPr>
    </w:p>
    <w:p w14:paraId="33096CBA" w14:textId="77777777" w:rsidR="009F5ED0" w:rsidRDefault="003D1366">
      <w:pPr>
        <w:ind w:left="720"/>
        <w:rPr>
          <w:rFonts w:cs="Arial"/>
        </w:rPr>
      </w:pPr>
      <w:r>
        <w:rPr>
          <w:rFonts w:cs="Arial"/>
        </w:rPr>
        <w:t xml:space="preserve">Bidders may not submit Multiple Quotes in response to a Bid unless the Bid authorizes Multiple Quote submissions. If you submit multiple quotes in response to a bid that does not allow multiple quotes, only the latest submission prior to the bid opening date will be evaluated. </w:t>
      </w:r>
    </w:p>
    <w:p w14:paraId="0B9CF770" w14:textId="77777777" w:rsidR="009F5ED0" w:rsidRDefault="003D1366">
      <w:pPr>
        <w:pStyle w:val="Heading2"/>
      </w:pPr>
      <w:bookmarkStart w:id="3222" w:name="_Toc526507506"/>
      <w:bookmarkStart w:id="3223" w:name="_Toc213418154"/>
      <w:bookmarkStart w:id="3224" w:name="_Toc215743237"/>
      <w:bookmarkStart w:id="3225" w:name="_Toc218847688"/>
      <w:r>
        <w:t xml:space="preserve">APPENDIX 4: </w:t>
      </w:r>
      <w:bookmarkEnd w:id="3222"/>
      <w:r>
        <w:t>Use of Generative AI</w:t>
      </w:r>
      <w:bookmarkEnd w:id="3223"/>
      <w:bookmarkEnd w:id="3224"/>
      <w:bookmarkEnd w:id="3225"/>
    </w:p>
    <w:p w14:paraId="1FCD2B54" w14:textId="2F933BB3"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xml:space="preserve">The following provisions apply both to Generative AI (“GenAI”) that the Contractor proposes to use or will use to fulfill its obligations under a contract, and to GenAI tools that Contractor will provide directly to </w:t>
      </w:r>
      <w:r w:rsidR="00296613">
        <w:rPr>
          <w:rFonts w:ascii="Arial" w:hAnsi="Arial" w:cs="Arial"/>
          <w:color w:val="242424"/>
          <w:sz w:val="20"/>
          <w:szCs w:val="20"/>
        </w:rPr>
        <w:t>EOTSS</w:t>
      </w:r>
      <w:r>
        <w:rPr>
          <w:rFonts w:ascii="Arial" w:hAnsi="Arial" w:cs="Arial"/>
          <w:color w:val="242424"/>
          <w:sz w:val="20"/>
          <w:szCs w:val="20"/>
        </w:rPr>
        <w:t xml:space="preserve"> (for the purposes of this appendix, also known as an "Agency") for its own use.</w:t>
      </w:r>
    </w:p>
    <w:p w14:paraId="1D03EC5E"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3A8F8420"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1.      </w:t>
      </w:r>
      <w:r>
        <w:rPr>
          <w:rFonts w:ascii="Arial" w:hAnsi="Arial" w:cs="Arial"/>
          <w:b/>
          <w:bCs/>
          <w:color w:val="242424"/>
          <w:sz w:val="20"/>
          <w:szCs w:val="20"/>
        </w:rPr>
        <w:t>Use of GenAI Conditioned on Compliance with These Terms</w:t>
      </w:r>
      <w:r>
        <w:rPr>
          <w:rFonts w:ascii="Arial" w:hAnsi="Arial" w:cs="Arial"/>
          <w:color w:val="242424"/>
          <w:sz w:val="20"/>
          <w:szCs w:val="20"/>
        </w:rPr>
        <w:t>. Contractor shall not use GenAI to fulfill any obligations under the contract with the Agency or provide any GenAI tools to the Agency unless the contract includes terms consistent with this section, “Use of Generative AI”.</w:t>
      </w:r>
    </w:p>
    <w:p w14:paraId="2ECC9F62"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7B0B51AF"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2.      </w:t>
      </w:r>
      <w:r>
        <w:rPr>
          <w:rFonts w:ascii="Arial" w:hAnsi="Arial" w:cs="Arial"/>
          <w:b/>
          <w:bCs/>
          <w:color w:val="242424"/>
          <w:sz w:val="20"/>
          <w:szCs w:val="20"/>
        </w:rPr>
        <w:t>Use and Deletion of Agency Data.</w:t>
      </w:r>
      <w:r>
        <w:rPr>
          <w:rFonts w:ascii="Arial" w:hAnsi="Arial" w:cs="Arial"/>
          <w:color w:val="242424"/>
          <w:sz w:val="20"/>
          <w:szCs w:val="20"/>
        </w:rPr>
        <w:t> Contractor shall not use Agency Data (defined as data provided by Agency and any data derived therefrom, including metadata (collectively, the “Agency Data”) for training, tuning, or testing the GenAI model unless required for the performance of Services and where the Agency has provided written consent for both the use of the GenAI tool and the Agency Data. Any permitted Agency Data inputs will be strictly limited to the data and inputs provided under this Agreement and will not extend to other Agency intellectual property. If the GenAI system/solution or Contractor’s provision of other services under the Contract require the use of Agency Data as GenAI training data, Contractor shall only use Agency Data as strictly necessary to provide the Services. Both the Contractor and Agency shall retain control over their data and have the ability to delete their data. Contractor shall delete all Agency Data within 30 days of receiving written notification from the Agency and shall confirm in writing that all Agency Data has been deleted.</w:t>
      </w:r>
    </w:p>
    <w:p w14:paraId="7C4993AB"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2DB2F2F2"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3.      </w:t>
      </w:r>
      <w:r>
        <w:rPr>
          <w:rFonts w:ascii="Arial" w:hAnsi="Arial" w:cs="Arial"/>
          <w:b/>
          <w:bCs/>
          <w:color w:val="242424"/>
          <w:sz w:val="20"/>
          <w:szCs w:val="20"/>
        </w:rPr>
        <w:t>Intellectual Property, Accuracy, Bias, Discrimination Mitigation and Quality Control of GenAI.</w:t>
      </w:r>
      <w:r>
        <w:rPr>
          <w:rFonts w:ascii="Arial" w:hAnsi="Arial" w:cs="Arial"/>
          <w:color w:val="242424"/>
          <w:sz w:val="20"/>
          <w:szCs w:val="20"/>
        </w:rPr>
        <w:t xml:space="preserve"> Contractor’s use of GenAI will be specifically limited to the automated creation of the material expressly defined in this Agreement’s scope. All GenAI usage will be configured to strictly align with the </w:t>
      </w:r>
      <w:r>
        <w:rPr>
          <w:rFonts w:ascii="Arial" w:hAnsi="Arial" w:cs="Arial"/>
          <w:color w:val="242424"/>
          <w:sz w:val="20"/>
          <w:szCs w:val="20"/>
        </w:rPr>
        <w:lastRenderedPageBreak/>
        <w:t>Agency’s brand guidelines. All GenAI usage will be configured to strictly align with the Agency’s brand guidelines. Contractor will implement robust quality control measures to review and approve, through non-automated means, all content generated by the GenAI tool before it is published, distributed or used in any business context. The review process must occur prior to any content being deployed or utilized in business operations, and every month thereafter, and must ensure that the content aligns with all the relevant policies, regulations and quality expectations.  Additionally, the Contractor must identify, document and mitigate any biases, discrimination or otherwise unlawful outcomes based on race, color, religion, sex, national origin, disability, age, genetic information, or any other protected characteristic under applicable law in the AI solution or services.</w:t>
      </w:r>
    </w:p>
    <w:p w14:paraId="451EF013"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b/>
          <w:bCs/>
          <w:color w:val="242424"/>
          <w:sz w:val="20"/>
          <w:szCs w:val="20"/>
        </w:rPr>
        <w:t> </w:t>
      </w:r>
    </w:p>
    <w:p w14:paraId="4EECF1A7"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4.      </w:t>
      </w:r>
      <w:r>
        <w:rPr>
          <w:rFonts w:ascii="Arial" w:hAnsi="Arial" w:cs="Arial"/>
          <w:b/>
          <w:bCs/>
          <w:color w:val="242424"/>
          <w:sz w:val="20"/>
          <w:szCs w:val="20"/>
        </w:rPr>
        <w:t>Breach and Termination</w:t>
      </w:r>
      <w:r>
        <w:rPr>
          <w:rFonts w:ascii="Arial" w:hAnsi="Arial" w:cs="Arial"/>
          <w:color w:val="242424"/>
          <w:sz w:val="20"/>
          <w:szCs w:val="20"/>
        </w:rPr>
        <w:t>. Notwithstanding any other terms to the contrary in the Solicitation, or any contract entered by Contractor, Contractor’s failure to meet any of the obligations set forth in this provision “Use of Generative AI” will constitute a breach of the contract entitling the Commonwealth to terminate the contract for cause and without penalty and to pursue damages and any other legal or equitable remedies to which it may be entitled.  </w:t>
      </w:r>
    </w:p>
    <w:p w14:paraId="72FF6AF5"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b/>
          <w:bCs/>
          <w:color w:val="242424"/>
          <w:sz w:val="20"/>
          <w:szCs w:val="20"/>
        </w:rPr>
        <w:t> </w:t>
      </w:r>
    </w:p>
    <w:p w14:paraId="4BB72A4C"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5.      </w:t>
      </w:r>
      <w:r>
        <w:rPr>
          <w:rFonts w:ascii="Arial" w:hAnsi="Arial" w:cs="Arial"/>
          <w:b/>
          <w:bCs/>
          <w:color w:val="242424"/>
          <w:sz w:val="20"/>
          <w:szCs w:val="20"/>
        </w:rPr>
        <w:t>Amendments to Gen AI Terms</w:t>
      </w:r>
      <w:r>
        <w:rPr>
          <w:rFonts w:ascii="Arial" w:hAnsi="Arial" w:cs="Arial"/>
          <w:color w:val="242424"/>
          <w:sz w:val="20"/>
          <w:szCs w:val="20"/>
        </w:rPr>
        <w:t>. The Commonwealth reserves the right to negotiate an amendment incorporating additional GenAI contract provisions into the contract or terminate in whole or in part any contract that, in the sole determination of the Commonwealth, presents an unacceptable level of risk to the Commonwealth with respect to GenAI.</w:t>
      </w:r>
    </w:p>
    <w:p w14:paraId="4CDE71A9"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0CBB4840"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07CF694A"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6.      </w:t>
      </w:r>
      <w:r>
        <w:rPr>
          <w:rFonts w:ascii="Arial" w:hAnsi="Arial" w:cs="Arial"/>
          <w:b/>
          <w:bCs/>
          <w:color w:val="242424"/>
          <w:sz w:val="20"/>
          <w:szCs w:val="20"/>
        </w:rPr>
        <w:t>Provision of Evaluative Information.</w:t>
      </w:r>
      <w:r>
        <w:rPr>
          <w:rFonts w:ascii="Arial" w:hAnsi="Arial" w:cs="Arial"/>
          <w:color w:val="242424"/>
          <w:sz w:val="20"/>
          <w:szCs w:val="20"/>
        </w:rPr>
        <w:t> Contractor shall regularly monitor the performance of the GenAI system to detect and rectify system behavior that violates any of these provisions. Contractor shall promptly communicate the discovery of system behavior that violates any of the requirements in this ‘Use of Generative AI’ section to the Commonwealth, including the potential impact to the services.</w:t>
      </w:r>
    </w:p>
    <w:p w14:paraId="3B06EB8A"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1386D4B1"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7.      </w:t>
      </w:r>
      <w:r>
        <w:rPr>
          <w:rFonts w:ascii="Arial" w:hAnsi="Arial" w:cs="Arial"/>
          <w:b/>
          <w:bCs/>
          <w:color w:val="242424"/>
          <w:sz w:val="20"/>
          <w:szCs w:val="20"/>
        </w:rPr>
        <w:t>Order of Precedence. </w:t>
      </w:r>
      <w:r>
        <w:rPr>
          <w:rFonts w:ascii="Arial" w:hAnsi="Arial" w:cs="Arial"/>
          <w:color w:val="242424"/>
          <w:sz w:val="20"/>
          <w:szCs w:val="20"/>
        </w:rPr>
        <w:t>This section “Use of Generative AI” will take precedence over any conflicting GenAI contract terms provided by the Contractor to the Agency.    </w:t>
      </w:r>
    </w:p>
    <w:p w14:paraId="369A4FAF"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58EFCE0E"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8.      </w:t>
      </w:r>
      <w:r>
        <w:rPr>
          <w:rFonts w:ascii="Arial" w:hAnsi="Arial" w:cs="Arial"/>
          <w:b/>
          <w:bCs/>
          <w:color w:val="242424"/>
          <w:sz w:val="20"/>
          <w:szCs w:val="20"/>
        </w:rPr>
        <w:t>Updates to the model/platform.</w:t>
      </w:r>
      <w:r>
        <w:rPr>
          <w:rFonts w:ascii="Arial" w:hAnsi="Arial" w:cs="Arial"/>
          <w:color w:val="242424"/>
          <w:sz w:val="20"/>
          <w:szCs w:val="20"/>
        </w:rPr>
        <w:t> Contractor shall provide reasonable notice to the Agency of any updates to the GenAI model/platform that substantially impact the services prior to the updates taking place.</w:t>
      </w:r>
    </w:p>
    <w:p w14:paraId="02C0D4FE"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3AB7C8F3"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37A4E05B"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9.      </w:t>
      </w:r>
      <w:r>
        <w:rPr>
          <w:rFonts w:ascii="Arial" w:hAnsi="Arial" w:cs="Arial"/>
          <w:b/>
          <w:bCs/>
          <w:color w:val="242424"/>
          <w:sz w:val="20"/>
          <w:szCs w:val="20"/>
        </w:rPr>
        <w:t>Audit. </w:t>
      </w:r>
      <w:r>
        <w:rPr>
          <w:rFonts w:ascii="Arial" w:hAnsi="Arial" w:cs="Arial"/>
          <w:color w:val="242424"/>
          <w:sz w:val="20"/>
          <w:szCs w:val="20"/>
        </w:rPr>
        <w:t>Contractor certifies that on an annual basis, or upon request of the Agency, its GenAI systems, models, or platforms, and related processes, training materials, training data sets, and its use and management of synthetic data, comply with the requirements of the Agreement. Contractor further certifies that it retains GenAI audit logs consistent with the terms of Schedule F of the Commonwealth’s Records in Common Schedule. Such certification shall be made in writing by an authorized officer of the Contractor and shall be subject to the same confidentiality protections as set forth in the Agreement, except as disclosure is required by law.</w:t>
      </w:r>
    </w:p>
    <w:p w14:paraId="4B3FD7E1"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10.  </w:t>
      </w:r>
      <w:r>
        <w:rPr>
          <w:rFonts w:ascii="Arial" w:hAnsi="Arial" w:cs="Arial"/>
          <w:b/>
          <w:bCs/>
          <w:color w:val="242424"/>
          <w:sz w:val="20"/>
          <w:szCs w:val="20"/>
        </w:rPr>
        <w:t>Control</w:t>
      </w:r>
      <w:r>
        <w:rPr>
          <w:rFonts w:ascii="Arial" w:hAnsi="Arial" w:cs="Arial"/>
          <w:color w:val="242424"/>
          <w:sz w:val="20"/>
          <w:szCs w:val="20"/>
        </w:rPr>
        <w:t>.  For GenAI solutions/systems/models developed for the Agency, Contractor shall provide mechanisms through which the Agency can oversee the development and testing of the GenAI and where necessary override its functionality through human intervention.</w:t>
      </w:r>
    </w:p>
    <w:p w14:paraId="6B499DE4"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023B14CA"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11.  </w:t>
      </w:r>
      <w:r>
        <w:rPr>
          <w:rFonts w:ascii="Arial" w:hAnsi="Arial" w:cs="Arial"/>
          <w:b/>
          <w:bCs/>
          <w:color w:val="242424"/>
          <w:sz w:val="20"/>
          <w:szCs w:val="20"/>
        </w:rPr>
        <w:t>Disentanglement.</w:t>
      </w:r>
      <w:r>
        <w:rPr>
          <w:rFonts w:ascii="Arial" w:hAnsi="Arial" w:cs="Arial"/>
          <w:color w:val="242424"/>
          <w:sz w:val="20"/>
          <w:szCs w:val="20"/>
        </w:rPr>
        <w:t>  As of the termination date of the contract, or other date agreed upon by the Parties or determined by the Commonwealth, the Contractor shall cease the use of Generative AI in service delivery to the Agency; disengage Generative AI components; and comply with the transition/termination assistance obligations set forth in the contract. </w:t>
      </w:r>
    </w:p>
    <w:p w14:paraId="2F993EA8"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2505927F"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12.  </w:t>
      </w:r>
      <w:r>
        <w:rPr>
          <w:rFonts w:ascii="Arial" w:hAnsi="Arial" w:cs="Arial"/>
          <w:b/>
          <w:bCs/>
          <w:color w:val="242424"/>
          <w:sz w:val="20"/>
          <w:szCs w:val="20"/>
        </w:rPr>
        <w:t>Right to Use</w:t>
      </w:r>
      <w:r>
        <w:rPr>
          <w:rFonts w:ascii="Arial" w:hAnsi="Arial" w:cs="Arial"/>
          <w:color w:val="242424"/>
          <w:sz w:val="20"/>
          <w:szCs w:val="20"/>
        </w:rPr>
        <w:t>. During the term of the contract, Contractor shall ensure that the Agency has access to the full functionality offered by the GenAI systems/solutions used in the scope of services, including without limitation the ability to use the system, develop and test solutions, and make copies (with appropriate commercial mechanisms) without any limitations or restrictions. This clause shall survive the term of the contract if, in the contract, the Agency identifies the use of the Generative AI system as of strategic importance.</w:t>
      </w:r>
    </w:p>
    <w:p w14:paraId="61D1C5FC"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lastRenderedPageBreak/>
        <w:t> </w:t>
      </w:r>
    </w:p>
    <w:p w14:paraId="47A5490F"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13.  </w:t>
      </w:r>
      <w:r>
        <w:rPr>
          <w:rFonts w:ascii="Arial" w:hAnsi="Arial" w:cs="Arial"/>
          <w:b/>
          <w:bCs/>
          <w:color w:val="242424"/>
          <w:sz w:val="20"/>
          <w:szCs w:val="20"/>
        </w:rPr>
        <w:t>Localization.</w:t>
      </w:r>
      <w:r>
        <w:rPr>
          <w:rFonts w:ascii="Arial" w:hAnsi="Arial" w:cs="Arial"/>
          <w:color w:val="242424"/>
          <w:sz w:val="20"/>
          <w:szCs w:val="20"/>
        </w:rPr>
        <w:t> GenAI systems/solutions and data shall be hosted and stored in a cloud location controlled or approved by the Agency.</w:t>
      </w:r>
    </w:p>
    <w:p w14:paraId="2AF0AF99" w14:textId="77777777" w:rsidR="009F5ED0" w:rsidRDefault="003D1366">
      <w:pPr>
        <w:pStyle w:val="xxmsonormal"/>
        <w:shd w:val="clear" w:color="auto" w:fill="FFFFFF"/>
        <w:spacing w:before="0" w:beforeAutospacing="0" w:after="0" w:afterAutospacing="0"/>
        <w:ind w:left="720"/>
        <w:rPr>
          <w:rFonts w:ascii="Arial" w:hAnsi="Arial" w:cs="Arial"/>
          <w:color w:val="242424"/>
          <w:sz w:val="20"/>
          <w:szCs w:val="20"/>
        </w:rPr>
      </w:pPr>
      <w:r>
        <w:rPr>
          <w:rFonts w:ascii="Arial" w:hAnsi="Arial" w:cs="Arial"/>
          <w:color w:val="242424"/>
          <w:sz w:val="20"/>
          <w:szCs w:val="20"/>
        </w:rPr>
        <w:t> </w:t>
      </w:r>
    </w:p>
    <w:p w14:paraId="6E8D50AE"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14.  </w:t>
      </w:r>
      <w:r>
        <w:rPr>
          <w:rFonts w:ascii="Arial" w:hAnsi="Arial" w:cs="Arial"/>
          <w:b/>
          <w:bCs/>
          <w:color w:val="242424"/>
          <w:sz w:val="20"/>
          <w:szCs w:val="20"/>
        </w:rPr>
        <w:t>Representations. </w:t>
      </w:r>
      <w:r>
        <w:rPr>
          <w:rFonts w:ascii="Arial" w:hAnsi="Arial" w:cs="Arial"/>
          <w:color w:val="242424"/>
          <w:sz w:val="20"/>
          <w:szCs w:val="20"/>
        </w:rPr>
        <w:t>Each representation and warranty set forth in the contract applicable to information technology shall apply with equal force to GenAI solutions/systems. In addition, Contractor warrants that the GenAI that is part of the system/solution shall be accurate and generate unbiased results and, should Contractor fail to deliver on this warranty, it shall remedy, at no cost to the Agency, any such defects in the GenAI system/solution. </w:t>
      </w:r>
    </w:p>
    <w:p w14:paraId="3E5D03B8" w14:textId="77777777" w:rsidR="009F5ED0" w:rsidRDefault="003D1366">
      <w:pPr>
        <w:pStyle w:val="xxmsonormal"/>
        <w:shd w:val="clear" w:color="auto" w:fill="FFFFFF"/>
        <w:spacing w:before="0" w:beforeAutospacing="0" w:after="0" w:afterAutospacing="0"/>
        <w:ind w:left="1440" w:hanging="360"/>
        <w:rPr>
          <w:rFonts w:ascii="Arial" w:hAnsi="Arial" w:cs="Arial"/>
          <w:color w:val="242424"/>
          <w:sz w:val="20"/>
          <w:szCs w:val="20"/>
        </w:rPr>
      </w:pPr>
      <w:r>
        <w:rPr>
          <w:rFonts w:ascii="Arial" w:hAnsi="Arial" w:cs="Arial"/>
          <w:color w:val="242424"/>
          <w:sz w:val="20"/>
          <w:szCs w:val="20"/>
        </w:rPr>
        <w:t> </w:t>
      </w:r>
    </w:p>
    <w:p w14:paraId="116481E3" w14:textId="77777777" w:rsidR="009F5ED0" w:rsidRDefault="003D1366">
      <w:pPr>
        <w:pStyle w:val="xxmsonormal"/>
        <w:shd w:val="clear" w:color="auto" w:fill="FFFFFF"/>
        <w:spacing w:before="0" w:beforeAutospacing="0" w:after="0" w:afterAutospacing="0"/>
        <w:ind w:firstLine="720"/>
        <w:rPr>
          <w:rFonts w:ascii="Arial" w:hAnsi="Arial" w:cs="Arial"/>
          <w:color w:val="242424"/>
          <w:sz w:val="20"/>
          <w:szCs w:val="20"/>
        </w:rPr>
      </w:pPr>
      <w:r>
        <w:rPr>
          <w:rFonts w:ascii="Arial" w:hAnsi="Arial" w:cs="Arial"/>
          <w:b/>
          <w:bCs/>
          <w:color w:val="242424"/>
          <w:sz w:val="20"/>
          <w:szCs w:val="20"/>
        </w:rPr>
        <w:t>EOTSS GenAI Policy</w:t>
      </w:r>
    </w:p>
    <w:p w14:paraId="57D7A559" w14:textId="77777777" w:rsidR="009F5ED0" w:rsidRDefault="003D1366">
      <w:pPr>
        <w:pStyle w:val="xxmsonormal"/>
        <w:shd w:val="clear" w:color="auto" w:fill="FFFFFF"/>
        <w:spacing w:before="0" w:beforeAutospacing="0" w:after="0" w:afterAutospacing="0"/>
        <w:ind w:firstLine="720"/>
        <w:rPr>
          <w:rFonts w:ascii="Arial" w:hAnsi="Arial" w:cs="Arial"/>
          <w:color w:val="242424"/>
          <w:sz w:val="20"/>
          <w:szCs w:val="20"/>
        </w:rPr>
      </w:pPr>
      <w:r>
        <w:rPr>
          <w:rFonts w:ascii="Arial" w:hAnsi="Arial" w:cs="Arial"/>
          <w:b/>
          <w:bCs/>
          <w:color w:val="242424"/>
          <w:sz w:val="20"/>
          <w:szCs w:val="20"/>
        </w:rPr>
        <w:t> </w:t>
      </w:r>
    </w:p>
    <w:p w14:paraId="06EF36E7" w14:textId="77777777" w:rsidR="009F5ED0" w:rsidRDefault="003D1366">
      <w:pPr>
        <w:pStyle w:val="xxmsonormal"/>
        <w:shd w:val="clear" w:color="auto" w:fill="FFFFFF"/>
        <w:spacing w:before="0" w:beforeAutospacing="0" w:after="0" w:afterAutospacing="0"/>
        <w:ind w:left="1440"/>
        <w:rPr>
          <w:rFonts w:ascii="Arial" w:hAnsi="Arial" w:cs="Arial"/>
          <w:color w:val="242424"/>
          <w:sz w:val="20"/>
          <w:szCs w:val="20"/>
        </w:rPr>
      </w:pPr>
      <w:r>
        <w:rPr>
          <w:rFonts w:ascii="Arial" w:hAnsi="Arial" w:cs="Arial"/>
          <w:color w:val="242424"/>
          <w:sz w:val="20"/>
          <w:szCs w:val="20"/>
        </w:rPr>
        <w:t>The Commonwealth consistently seeks to realize the benefits of new technology, in particular GenAI. Bidders must comply with the Enterprise Use and Development of Generative Artificial Intelligence Policy issued by EOTSS on January 31, 2025, as amended from time to time. Please follow this link to the Guidelines:  </w:t>
      </w:r>
      <w:hyperlink r:id="rId59" w:tooltip="https://www.mass.gov/doc/guidelines-for-the-use-and-development-of-generative-artificial-intelligence/download" w:history="1">
        <w:r w:rsidR="009F5ED0">
          <w:rPr>
            <w:rStyle w:val="Hyperlink"/>
            <w:rFonts w:ascii="Arial" w:hAnsi="Arial" w:cs="Arial"/>
            <w:sz w:val="20"/>
            <w:szCs w:val="20"/>
          </w:rPr>
          <w:t>https://www.mass.gov/doc/guidelines-for-the-use-and-development-of-generative-artificial-intelligence/download</w:t>
        </w:r>
      </w:hyperlink>
      <w:r>
        <w:rPr>
          <w:rFonts w:ascii="Arial" w:hAnsi="Arial" w:cs="Arial"/>
          <w:color w:val="242424"/>
          <w:sz w:val="20"/>
          <w:szCs w:val="20"/>
        </w:rPr>
        <w:t>. </w:t>
      </w:r>
    </w:p>
    <w:p w14:paraId="221A0127" w14:textId="77777777" w:rsidR="009F5ED0" w:rsidRDefault="009F5ED0">
      <w:pPr>
        <w:pStyle w:val="HeadText2"/>
      </w:pPr>
    </w:p>
    <w:p w14:paraId="5AAB08B6" w14:textId="77777777" w:rsidR="009F5ED0" w:rsidRDefault="009F5ED0">
      <w:pPr>
        <w:pStyle w:val="HeadText2"/>
      </w:pPr>
    </w:p>
    <w:p w14:paraId="6E7A1C42" w14:textId="77777777" w:rsidR="009F5ED0" w:rsidRDefault="003D1366">
      <w:pPr>
        <w:pStyle w:val="Heading1"/>
        <w:ind w:left="900" w:hanging="900"/>
      </w:pPr>
      <w:bookmarkStart w:id="3226" w:name="_Toc526507507"/>
      <w:bookmarkStart w:id="3227" w:name="_Toc213418155"/>
      <w:bookmarkStart w:id="3228" w:name="_Toc215743238"/>
      <w:bookmarkStart w:id="3229" w:name="_Toc218847689"/>
      <w:r>
        <w:t>GLOSSARY</w:t>
      </w:r>
      <w:bookmarkEnd w:id="3226"/>
      <w:bookmarkEnd w:id="3227"/>
      <w:bookmarkEnd w:id="3228"/>
      <w:bookmarkEnd w:id="3229"/>
    </w:p>
    <w:p w14:paraId="5D9B10A1" w14:textId="77777777" w:rsidR="009F5ED0" w:rsidRDefault="003D1366">
      <w:pPr>
        <w:pStyle w:val="HeadText1"/>
      </w:pPr>
      <w:r>
        <w:t xml:space="preserve">In addition to the definitions found in </w:t>
      </w:r>
      <w:hyperlink r:id="rId60" w:history="1">
        <w:r w:rsidR="009F5ED0">
          <w:rPr>
            <w:rStyle w:val="Hyperlink"/>
          </w:rPr>
          <w:t>801 CMR 21.00</w:t>
        </w:r>
      </w:hyperlink>
      <w:r>
        <w:t xml:space="preserve">, which apply to all procurements for goods and services, the definitions found below apply to this Bid. Those definitions below designated with an asterisk (“*”) are quoted directly from 801 CMR 21.00 and are included below for quick reference purposes. </w:t>
      </w:r>
    </w:p>
    <w:p w14:paraId="20D9C5AF" w14:textId="77777777" w:rsidR="009F5ED0" w:rsidRDefault="003D1366">
      <w:pPr>
        <w:pStyle w:val="HeadText1"/>
      </w:pPr>
      <w:r>
        <w:rPr>
          <w:b/>
          <w:bCs/>
        </w:rPr>
        <w:t>Agency</w:t>
      </w:r>
      <w:r>
        <w:t xml:space="preserve"> – See Department</w:t>
      </w:r>
    </w:p>
    <w:p w14:paraId="5D819234" w14:textId="77777777" w:rsidR="009F5ED0" w:rsidRDefault="003D1366">
      <w:pPr>
        <w:pStyle w:val="HeadText1"/>
      </w:pPr>
      <w:r>
        <w:rPr>
          <w:b/>
        </w:rPr>
        <w:t>Bid</w:t>
      </w:r>
      <w:r>
        <w:t xml:space="preserve"> – While a bid may generally refer to an offer or response submitted in response to a Solicitation or Request for Response (RFR), in COMMBUYS, a “bid” refers to the solicitation, RFR or procurement. </w:t>
      </w:r>
    </w:p>
    <w:p w14:paraId="4ED2C79B" w14:textId="77777777" w:rsidR="009F5ED0" w:rsidRDefault="003D1366">
      <w:pPr>
        <w:pStyle w:val="HeadText1"/>
      </w:pPr>
      <w:r>
        <w:rPr>
          <w:b/>
        </w:rPr>
        <w:t>Bidder *</w:t>
      </w:r>
      <w:r>
        <w:t xml:space="preserve"> - An individual or organization proposing to enter a Contract to provide a Commodity or Service, or both, to or for a Department or the State.</w:t>
      </w:r>
    </w:p>
    <w:p w14:paraId="074062AC" w14:textId="77777777" w:rsidR="009F5ED0" w:rsidRDefault="003D1366">
      <w:pPr>
        <w:pStyle w:val="HeadText1"/>
      </w:pPr>
      <w:r>
        <w:rPr>
          <w:b/>
        </w:rPr>
        <w:t>Contract *</w:t>
      </w:r>
      <w:r>
        <w:t xml:space="preserve"> - A legally enforceable agreement between a Contractor and a Department. ANF, OSD and CTR jointly issue Commonwealth Terms and Conditions, a Standard Contract Form and other forms or documentation that Departments use to document the Procurement of Commodities or Services, or both. Watermarked versions of the Standard Contract Form and Commonwealth Terms and Conditions are attached for reference. </w:t>
      </w:r>
      <w:r>
        <w:rPr>
          <w:b/>
          <w:bCs/>
        </w:rPr>
        <w:t xml:space="preserve">DO NOT SUBMIT THESE FORMS UNTIL INSTRUCTED TO DO SO. </w:t>
      </w:r>
      <w:r>
        <w:t>COMMBUYS refers to Contract records as “Purchase Orders” or “Blanket Purchase Orders.”</w:t>
      </w:r>
    </w:p>
    <w:p w14:paraId="4C162066" w14:textId="77777777" w:rsidR="009F5ED0" w:rsidRDefault="003D1366">
      <w:pPr>
        <w:pStyle w:val="HeadText1"/>
      </w:pPr>
      <w:r>
        <w:rPr>
          <w:b/>
        </w:rPr>
        <w:t>Contractor *</w:t>
      </w:r>
      <w:r>
        <w:t xml:space="preserve"> - An individual or organization which enters a Contract with a Department or the State to provide Commodities or Services, or both.</w:t>
      </w:r>
    </w:p>
    <w:p w14:paraId="07E5C093" w14:textId="77777777" w:rsidR="009F5ED0" w:rsidRDefault="003D1366">
      <w:pPr>
        <w:pStyle w:val="HeadText1"/>
      </w:pPr>
      <w:r>
        <w:rPr>
          <w:b/>
        </w:rPr>
        <w:t>Department (Organization)</w:t>
      </w:r>
      <w:r>
        <w:t xml:space="preserve"> - For the purposes of this Solicitation, the terms “Department,” “Eligible Entity,” “Agency,” “Commonwealth Agency,” and “Contracting Department” include all entities listed in the Eligible Entities section of this RFR. COMMBUYS refers to such entities as “Organizations.” </w:t>
      </w:r>
    </w:p>
    <w:p w14:paraId="3171D111" w14:textId="77777777" w:rsidR="009F5ED0" w:rsidRDefault="003D1366">
      <w:pPr>
        <w:pStyle w:val="HeadText1"/>
      </w:pPr>
      <w:r>
        <w:rPr>
          <w:b/>
        </w:rPr>
        <w:t>Environmentally Preferable Product (EPP)</w:t>
      </w:r>
      <w:r>
        <w:t xml:space="preserve"> - A product or service that has a lesser or reduced effect on human health and the environment when compared with competing products or services that serve the same purpose. Such products or services may include, but are not limited to, those which contain recycled content, minimize waste, conserve energy or water, and reduce the number of toxic materials either disposed of or consumed.</w:t>
      </w:r>
    </w:p>
    <w:p w14:paraId="766E3BC9" w14:textId="77777777" w:rsidR="009F5ED0" w:rsidRDefault="003D1366">
      <w:pPr>
        <w:pStyle w:val="HeadText1"/>
      </w:pPr>
      <w:r>
        <w:rPr>
          <w:b/>
        </w:rPr>
        <w:t>Evaluation</w:t>
      </w:r>
      <w:r>
        <w:t xml:space="preserve"> – The process, conducted by the Strategic Sourcing Team, of reviewing, scoring, and ranking the submitted Quotes related to this Bid.</w:t>
      </w:r>
    </w:p>
    <w:p w14:paraId="7DF87A36" w14:textId="77777777" w:rsidR="009F5ED0" w:rsidRDefault="003D1366">
      <w:pPr>
        <w:pStyle w:val="HeadText1"/>
      </w:pPr>
      <w:r>
        <w:rPr>
          <w:b/>
          <w:bCs/>
        </w:rPr>
        <w:t>Fiscal Year (FY)</w:t>
      </w:r>
      <w:r>
        <w:t xml:space="preserve"> - The year beginning with July first and ending with the following June thirtieth as defined in M.G.L. Chapter 4, Section 7. This may also be referred to as the "State Fiscal Year.”</w:t>
      </w:r>
    </w:p>
    <w:p w14:paraId="407574E9" w14:textId="77777777" w:rsidR="009F5ED0" w:rsidRDefault="003D1366">
      <w:pPr>
        <w:pStyle w:val="HeadText1"/>
      </w:pPr>
      <w:r>
        <w:rPr>
          <w:b/>
          <w:bCs/>
        </w:rPr>
        <w:lastRenderedPageBreak/>
        <w:t xml:space="preserve">Infrastructure as a Service (IaaS) - </w:t>
      </w:r>
      <w:r>
        <w:t>The capability provided to the Customer to provision processing, storage, networks, and other fundamental computing resources where the Customer is able to deploy and run arbitrary software, which can include operating systems and applications. The Customer does not manage or control the underlying cloud infrastructure but has control over operating systems, storage, deployed applications and, possibly, limited control of networking components, e.g. host firewalls.</w:t>
      </w:r>
    </w:p>
    <w:p w14:paraId="7512DBE5" w14:textId="77777777" w:rsidR="009F5ED0" w:rsidRDefault="003D1366">
      <w:pPr>
        <w:pStyle w:val="HeadText1"/>
      </w:pPr>
      <w:r>
        <w:rPr>
          <w:b/>
          <w:bCs/>
        </w:rPr>
        <w:t xml:space="preserve">Platform as a Service (PaaS) - </w:t>
      </w:r>
      <w:r>
        <w:t>The capability provided to the Customer to deploy customer-created or -acquired applications onto the cloud infrastructure using programming languages and tools supported by the provider. The Customer does not manage the underlying cloud infrastructure but has control over the deployed applications.</w:t>
      </w:r>
    </w:p>
    <w:p w14:paraId="399F24C1" w14:textId="77777777" w:rsidR="009F5ED0" w:rsidRDefault="003D1366">
      <w:pPr>
        <w:pStyle w:val="HeadText1"/>
      </w:pPr>
      <w:r>
        <w:rPr>
          <w:b/>
        </w:rPr>
        <w:t>Quote or Response</w:t>
      </w:r>
      <w:r>
        <w:t xml:space="preserve"> - generally refers to the offer submitted in response to a Bid or Request for Response (RFR). </w:t>
      </w:r>
    </w:p>
    <w:p w14:paraId="2951C3C6" w14:textId="77777777" w:rsidR="009F5ED0" w:rsidRDefault="003D1366">
      <w:pPr>
        <w:pStyle w:val="HeadText1"/>
      </w:pPr>
      <w:r>
        <w:rPr>
          <w:b/>
        </w:rPr>
        <w:t>Request for Response (RFR) *</w:t>
      </w:r>
      <w:r>
        <w:t xml:space="preserve"> – The mechanism used to communicate Procurement specifications and to request Quotes from potential Bidders. An RFR may also be referred to as a "Bid” or “Solicitation.” </w:t>
      </w:r>
    </w:p>
    <w:p w14:paraId="40D05D98" w14:textId="77777777" w:rsidR="009F5ED0" w:rsidRDefault="003D1366">
      <w:pPr>
        <w:pStyle w:val="HeadText1"/>
      </w:pPr>
      <w:r>
        <w:rPr>
          <w:b/>
        </w:rPr>
        <w:t>Response</w:t>
      </w:r>
      <w:r>
        <w:t xml:space="preserve"> – The Bidder’s complete submission (or “Quote” as referenced in COMMBUYS) in response to a Solicitation, in other words, a “Bid” or “Proposal.”</w:t>
      </w:r>
    </w:p>
    <w:p w14:paraId="14A361D2" w14:textId="77777777" w:rsidR="009F5ED0" w:rsidRDefault="003D1366">
      <w:pPr>
        <w:pStyle w:val="HeadText1"/>
      </w:pPr>
      <w:r>
        <w:rPr>
          <w:b/>
          <w:bCs/>
        </w:rPr>
        <w:t xml:space="preserve">Software as a Service (SaaS) - </w:t>
      </w:r>
      <w:r>
        <w:t>Provider’s applications provided to the customer and running on a Provider’s infrastructure (‘cloud infrastructure’). The applications are accessible from a variety of client devices through a thin client interface, e.g. a Web browser or a program interface. The customer does not manage the cloud infrastructure or application capabilities, with the exception of limited user-specific application configuration settings.</w:t>
      </w:r>
    </w:p>
    <w:p w14:paraId="5AEC6158" w14:textId="4C74BF27" w:rsidR="009F5ED0" w:rsidRDefault="003D1366">
      <w:pPr>
        <w:pStyle w:val="HeadText1"/>
      </w:pPr>
      <w:r>
        <w:rPr>
          <w:b/>
        </w:rPr>
        <w:t>Solicitation</w:t>
      </w:r>
      <w:r>
        <w:t xml:space="preserve"> – See Request for Response (RFR)</w:t>
      </w:r>
      <w:r w:rsidR="005972C1">
        <w:t>.</w:t>
      </w:r>
    </w:p>
    <w:p w14:paraId="395F65AE" w14:textId="453A682F" w:rsidR="009F5ED0" w:rsidRDefault="003D1366">
      <w:pPr>
        <w:pStyle w:val="HeadText1"/>
      </w:pPr>
      <w:r>
        <w:rPr>
          <w:b/>
          <w:bCs/>
        </w:rPr>
        <w:t>Strategic Sourcing Team (SST)</w:t>
      </w:r>
      <w:r>
        <w:t xml:space="preserve"> – Representatives from </w:t>
      </w:r>
      <w:r w:rsidR="01471211">
        <w:t>EOTSS.</w:t>
      </w:r>
      <w:r w:rsidR="76AF2216">
        <w:t xml:space="preserve"> </w:t>
      </w:r>
    </w:p>
    <w:p w14:paraId="11AD635C" w14:textId="77777777" w:rsidR="009F5ED0" w:rsidRDefault="009F5ED0">
      <w:bookmarkStart w:id="3230" w:name="_Toc518384602"/>
      <w:bookmarkStart w:id="3231" w:name="_Toc518392492"/>
      <w:bookmarkStart w:id="3232" w:name="_Toc518641791"/>
      <w:bookmarkStart w:id="3233" w:name="_Toc518642156"/>
      <w:bookmarkStart w:id="3234" w:name="_Toc521421067"/>
      <w:bookmarkStart w:id="3235" w:name="_Toc521421457"/>
      <w:bookmarkStart w:id="3236" w:name="_Toc521421847"/>
      <w:bookmarkStart w:id="3237" w:name="_Toc521481725"/>
      <w:bookmarkStart w:id="3238" w:name="_Toc521482115"/>
      <w:bookmarkStart w:id="3239" w:name="_Toc521482505"/>
      <w:bookmarkStart w:id="3240" w:name="_Toc521482895"/>
      <w:bookmarkStart w:id="3241" w:name="_Toc521483285"/>
      <w:bookmarkStart w:id="3242" w:name="_Toc521483674"/>
      <w:bookmarkStart w:id="3243" w:name="_Toc522870977"/>
      <w:bookmarkStart w:id="3244" w:name="_Toc522872105"/>
      <w:bookmarkStart w:id="3245" w:name="_Toc525559098"/>
      <w:bookmarkStart w:id="3246" w:name="_Toc525559517"/>
      <w:bookmarkStart w:id="3247" w:name="_Toc525560264"/>
      <w:bookmarkStart w:id="3248" w:name="_Toc525560635"/>
      <w:bookmarkStart w:id="3249" w:name="_Toc525897463"/>
      <w:bookmarkStart w:id="3250" w:name="_Toc525897833"/>
      <w:bookmarkStart w:id="3251" w:name="_Toc526506752"/>
      <w:bookmarkStart w:id="3252" w:name="_Toc526507129"/>
      <w:bookmarkStart w:id="3253" w:name="_Toc526507508"/>
      <w:bookmarkStart w:id="3254" w:name="_Toc518384603"/>
      <w:bookmarkStart w:id="3255" w:name="_Toc518392493"/>
      <w:bookmarkStart w:id="3256" w:name="_Toc518641792"/>
      <w:bookmarkStart w:id="3257" w:name="_Toc518642157"/>
      <w:bookmarkStart w:id="3258" w:name="_Toc521421068"/>
      <w:bookmarkStart w:id="3259" w:name="_Toc521421458"/>
      <w:bookmarkStart w:id="3260" w:name="_Toc521421848"/>
      <w:bookmarkStart w:id="3261" w:name="_Toc521481726"/>
      <w:bookmarkStart w:id="3262" w:name="_Toc521482116"/>
      <w:bookmarkStart w:id="3263" w:name="_Toc521482506"/>
      <w:bookmarkStart w:id="3264" w:name="_Toc521482896"/>
      <w:bookmarkStart w:id="3265" w:name="_Toc521483286"/>
      <w:bookmarkStart w:id="3266" w:name="_Toc521483675"/>
      <w:bookmarkStart w:id="3267" w:name="_Toc522870978"/>
      <w:bookmarkStart w:id="3268" w:name="_Toc522872106"/>
      <w:bookmarkStart w:id="3269" w:name="_Toc525559099"/>
      <w:bookmarkStart w:id="3270" w:name="_Toc525559518"/>
      <w:bookmarkStart w:id="3271" w:name="_Toc525560265"/>
      <w:bookmarkStart w:id="3272" w:name="_Toc525560636"/>
      <w:bookmarkStart w:id="3273" w:name="_Toc525897464"/>
      <w:bookmarkStart w:id="3274" w:name="_Toc525897834"/>
      <w:bookmarkStart w:id="3275" w:name="_Toc526506753"/>
      <w:bookmarkStart w:id="3276" w:name="_Toc526507130"/>
      <w:bookmarkStart w:id="3277" w:name="_Toc526507509"/>
      <w:bookmarkStart w:id="3278" w:name="_Toc518384604"/>
      <w:bookmarkStart w:id="3279" w:name="_Toc518392494"/>
      <w:bookmarkStart w:id="3280" w:name="_Toc518641793"/>
      <w:bookmarkStart w:id="3281" w:name="_Toc518642158"/>
      <w:bookmarkStart w:id="3282" w:name="_Toc521421069"/>
      <w:bookmarkStart w:id="3283" w:name="_Toc521421459"/>
      <w:bookmarkStart w:id="3284" w:name="_Toc521421849"/>
      <w:bookmarkStart w:id="3285" w:name="_Toc521481727"/>
      <w:bookmarkStart w:id="3286" w:name="_Toc521482117"/>
      <w:bookmarkStart w:id="3287" w:name="_Toc521482507"/>
      <w:bookmarkStart w:id="3288" w:name="_Toc521482897"/>
      <w:bookmarkStart w:id="3289" w:name="_Toc521483287"/>
      <w:bookmarkStart w:id="3290" w:name="_Toc521483676"/>
      <w:bookmarkStart w:id="3291" w:name="_Toc522870979"/>
      <w:bookmarkStart w:id="3292" w:name="_Toc522872107"/>
      <w:bookmarkStart w:id="3293" w:name="_Toc525559100"/>
      <w:bookmarkStart w:id="3294" w:name="_Toc525559519"/>
      <w:bookmarkStart w:id="3295" w:name="_Toc525560266"/>
      <w:bookmarkStart w:id="3296" w:name="_Toc525560637"/>
      <w:bookmarkStart w:id="3297" w:name="_Toc525897465"/>
      <w:bookmarkStart w:id="3298" w:name="_Toc525897835"/>
      <w:bookmarkStart w:id="3299" w:name="_Toc526506754"/>
      <w:bookmarkStart w:id="3300" w:name="_Toc526507131"/>
      <w:bookmarkStart w:id="3301" w:name="_Toc526507510"/>
      <w:bookmarkStart w:id="3302" w:name="_Toc505606630"/>
      <w:bookmarkStart w:id="3303" w:name="_Toc506298319"/>
      <w:bookmarkStart w:id="3304" w:name="_Toc505606631"/>
      <w:bookmarkStart w:id="3305" w:name="_Toc506298320"/>
      <w:bookmarkStart w:id="3306" w:name="_Toc505606641"/>
      <w:bookmarkStart w:id="3307" w:name="_Toc506298330"/>
      <w:bookmarkStart w:id="3308" w:name="_Toc505606642"/>
      <w:bookmarkStart w:id="3309" w:name="_Toc506298331"/>
      <w:bookmarkStart w:id="3310" w:name="_Toc504052984"/>
      <w:bookmarkStart w:id="3311" w:name="_Toc505606665"/>
      <w:bookmarkStart w:id="3312" w:name="_Toc506298354"/>
      <w:bookmarkStart w:id="3313" w:name="_Toc505606666"/>
      <w:bookmarkStart w:id="3314" w:name="_Toc506298355"/>
      <w:bookmarkStart w:id="3315" w:name="_Toc505606667"/>
      <w:bookmarkStart w:id="3316" w:name="_Toc506298356"/>
      <w:bookmarkStart w:id="3317" w:name="_Toc505606668"/>
      <w:bookmarkStart w:id="3318" w:name="_Toc506298357"/>
      <w:bookmarkStart w:id="3319" w:name="_Toc505606669"/>
      <w:bookmarkStart w:id="3320" w:name="_Toc506298358"/>
      <w:bookmarkStart w:id="3321" w:name="_Toc505606670"/>
      <w:bookmarkStart w:id="3322" w:name="_Toc506298359"/>
      <w:bookmarkStart w:id="3323" w:name="_Toc505606672"/>
      <w:bookmarkStart w:id="3324" w:name="_Toc506298361"/>
      <w:bookmarkStart w:id="3325" w:name="_Toc505606674"/>
      <w:bookmarkStart w:id="3326" w:name="_Toc506298363"/>
      <w:bookmarkStart w:id="3327" w:name="_Toc505606678"/>
      <w:bookmarkStart w:id="3328" w:name="_Toc506298367"/>
      <w:bookmarkStart w:id="3329" w:name="_Toc505606679"/>
      <w:bookmarkStart w:id="3330" w:name="_Toc506298368"/>
      <w:bookmarkStart w:id="3331" w:name="_Toc505606681"/>
      <w:bookmarkStart w:id="3332" w:name="_Toc506298370"/>
      <w:bookmarkStart w:id="3333" w:name="_Toc505606686"/>
      <w:bookmarkStart w:id="3334" w:name="_Toc506298375"/>
      <w:bookmarkStart w:id="3335" w:name="_Toc505606687"/>
      <w:bookmarkStart w:id="3336" w:name="_Toc506298376"/>
      <w:bookmarkStart w:id="3337" w:name="_Toc505606688"/>
      <w:bookmarkStart w:id="3338" w:name="_Toc506298377"/>
      <w:bookmarkStart w:id="3339" w:name="_Toc505606690"/>
      <w:bookmarkStart w:id="3340" w:name="_Toc506298379"/>
      <w:bookmarkStart w:id="3341" w:name="_Toc505606692"/>
      <w:bookmarkStart w:id="3342" w:name="_Toc506298381"/>
      <w:bookmarkStart w:id="3343" w:name="_Toc505606696"/>
      <w:bookmarkStart w:id="3344" w:name="_Toc506298385"/>
      <w:bookmarkStart w:id="3345" w:name="_Toc505606697"/>
      <w:bookmarkStart w:id="3346" w:name="_Toc506298386"/>
      <w:bookmarkStart w:id="3347" w:name="_Toc505606698"/>
      <w:bookmarkStart w:id="3348" w:name="_Toc506298387"/>
      <w:bookmarkStart w:id="3349" w:name="_Toc505606716"/>
      <w:bookmarkStart w:id="3350" w:name="_Toc506298405"/>
      <w:bookmarkStart w:id="3351" w:name="_Toc505606717"/>
      <w:bookmarkStart w:id="3352" w:name="_Toc506298406"/>
      <w:bookmarkStart w:id="3353" w:name="_Toc505606722"/>
      <w:bookmarkStart w:id="3354" w:name="_Toc506298411"/>
      <w:bookmarkStart w:id="3355" w:name="_Toc505606725"/>
      <w:bookmarkStart w:id="3356" w:name="_Toc506298414"/>
      <w:bookmarkStart w:id="3357" w:name="_Toc505606736"/>
      <w:bookmarkStart w:id="3358" w:name="_Toc506298425"/>
      <w:bookmarkStart w:id="3359" w:name="_Toc505606739"/>
      <w:bookmarkStart w:id="3360" w:name="_Toc506298428"/>
      <w:bookmarkStart w:id="3361" w:name="_Toc505606742"/>
      <w:bookmarkStart w:id="3362" w:name="_Toc506298431"/>
      <w:bookmarkStart w:id="3363" w:name="_Toc505606743"/>
      <w:bookmarkStart w:id="3364" w:name="_Toc506298432"/>
      <w:bookmarkStart w:id="3365" w:name="_Toc505606745"/>
      <w:bookmarkStart w:id="3366" w:name="_Toc506298434"/>
      <w:bookmarkStart w:id="3367" w:name="_Toc505606746"/>
      <w:bookmarkStart w:id="3368" w:name="_Toc506298435"/>
      <w:bookmarkStart w:id="3369" w:name="_Toc505606747"/>
      <w:bookmarkStart w:id="3370" w:name="_Toc506298436"/>
      <w:bookmarkStart w:id="3371" w:name="_Toc505606748"/>
      <w:bookmarkStart w:id="3372" w:name="_Toc506298437"/>
      <w:bookmarkStart w:id="3373" w:name="_Toc505606750"/>
      <w:bookmarkStart w:id="3374" w:name="_Toc506298439"/>
      <w:bookmarkStart w:id="3375" w:name="_Toc505606751"/>
      <w:bookmarkStart w:id="3376" w:name="_Toc506298440"/>
      <w:bookmarkStart w:id="3377" w:name="_Toc505606753"/>
      <w:bookmarkStart w:id="3378" w:name="_Toc506298442"/>
      <w:bookmarkStart w:id="3379" w:name="_Toc505606754"/>
      <w:bookmarkStart w:id="3380" w:name="_Toc506298443"/>
      <w:bookmarkStart w:id="3381" w:name="_Toc505606755"/>
      <w:bookmarkStart w:id="3382" w:name="_Toc506298444"/>
      <w:bookmarkStart w:id="3383" w:name="_Toc505606757"/>
      <w:bookmarkStart w:id="3384" w:name="_Toc506298446"/>
      <w:bookmarkStart w:id="3385" w:name="_Toc505606759"/>
      <w:bookmarkStart w:id="3386" w:name="_Toc506298448"/>
      <w:bookmarkStart w:id="3387" w:name="_Toc505606761"/>
      <w:bookmarkStart w:id="3388" w:name="_Toc506298450"/>
      <w:bookmarkStart w:id="3389" w:name="_Toc505606762"/>
      <w:bookmarkStart w:id="3390" w:name="_Toc506298451"/>
      <w:bookmarkStart w:id="3391" w:name="_Toc505606763"/>
      <w:bookmarkStart w:id="3392" w:name="_Toc506298452"/>
      <w:bookmarkStart w:id="3393" w:name="_Toc505606771"/>
      <w:bookmarkStart w:id="3394" w:name="_Toc506298460"/>
      <w:bookmarkStart w:id="3395" w:name="_Toc505606790"/>
      <w:bookmarkStart w:id="3396" w:name="_Toc506298479"/>
      <w:bookmarkStart w:id="3397" w:name="_Toc505606805"/>
      <w:bookmarkStart w:id="3398" w:name="_Toc506298494"/>
      <w:bookmarkStart w:id="3399" w:name="_Toc505606806"/>
      <w:bookmarkStart w:id="3400" w:name="_Toc506298495"/>
      <w:bookmarkStart w:id="3401" w:name="_Toc505606815"/>
      <w:bookmarkStart w:id="3402" w:name="_Toc506298504"/>
      <w:bookmarkStart w:id="3403" w:name="AdminFee"/>
      <w:bookmarkStart w:id="3404" w:name="_Toc504053060"/>
      <w:bookmarkStart w:id="3405" w:name="_Toc505606827"/>
      <w:bookmarkStart w:id="3406" w:name="_Toc506298516"/>
      <w:bookmarkStart w:id="3407" w:name="_Toc504053065"/>
      <w:bookmarkStart w:id="3408" w:name="_Toc505606832"/>
      <w:bookmarkStart w:id="3409" w:name="_Toc506298521"/>
      <w:bookmarkStart w:id="3410" w:name="_Toc504053105"/>
      <w:bookmarkStart w:id="3411" w:name="_Toc505606872"/>
      <w:bookmarkStart w:id="3412" w:name="_Toc506298561"/>
      <w:bookmarkStart w:id="3413" w:name="_Toc504053106"/>
      <w:bookmarkStart w:id="3414" w:name="_Toc505606873"/>
      <w:bookmarkStart w:id="3415" w:name="_Toc506298562"/>
      <w:bookmarkStart w:id="3416" w:name="later"/>
      <w:bookmarkStart w:id="3417" w:name="_Toc506298586"/>
      <w:bookmarkEnd w:id="5"/>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p>
    <w:sectPr w:rsidR="009F5ED0">
      <w:footerReference w:type="default" r:id="rId6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F7BE" w14:textId="77777777" w:rsidR="00E87CE7" w:rsidRDefault="00E87CE7">
      <w:r>
        <w:separator/>
      </w:r>
    </w:p>
  </w:endnote>
  <w:endnote w:type="continuationSeparator" w:id="0">
    <w:p w14:paraId="35F3405A" w14:textId="77777777" w:rsidR="00E87CE7" w:rsidRDefault="00E87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Wingdings 2">
    <w:altName w:val="Webdings"/>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A80D7" w14:textId="77777777" w:rsidR="009F5ED0" w:rsidRDefault="003D1366">
    <w:pPr>
      <w:rPr>
        <w:rFonts w:ascii="Garamond" w:hAnsi="Garamond"/>
        <w:color w:val="000080"/>
        <w:sz w:val="24"/>
        <w:szCs w:val="24"/>
      </w:rPr>
    </w:pPr>
    <w:r>
      <w:rPr>
        <w:rFonts w:ascii="Garamond" w:hAnsi="Garamond"/>
        <w:b/>
        <w:bCs/>
        <w:color w:val="000080"/>
        <w:sz w:val="24"/>
        <w:szCs w:val="24"/>
      </w:rPr>
      <w:t>Document Sensitivity Level:</w:t>
    </w:r>
    <w:r>
      <w:rPr>
        <w:rFonts w:ascii="Garamond" w:hAnsi="Garamond"/>
        <w:color w:val="000080"/>
        <w:sz w:val="24"/>
        <w:szCs w:val="24"/>
      </w:rPr>
      <w:t xml:space="preserve"> </w:t>
    </w:r>
    <w:r>
      <w:rPr>
        <w:rFonts w:ascii="Garamond" w:hAnsi="Garamond"/>
        <w:b/>
        <w:bCs/>
        <w:color w:val="000080"/>
        <w:sz w:val="24"/>
        <w:szCs w:val="24"/>
      </w:rPr>
      <w:t>High</w:t>
    </w:r>
    <w:r>
      <w:rPr>
        <w:rFonts w:ascii="Garamond" w:hAnsi="Garamond"/>
        <w:color w:val="000080"/>
        <w:sz w:val="24"/>
        <w:szCs w:val="24"/>
      </w:rPr>
      <w:t xml:space="preserve"> during development; </w:t>
    </w:r>
    <w:r>
      <w:rPr>
        <w:rFonts w:ascii="Garamond" w:hAnsi="Garamond"/>
        <w:b/>
        <w:bCs/>
        <w:color w:val="000080"/>
        <w:sz w:val="24"/>
        <w:szCs w:val="24"/>
      </w:rPr>
      <w:t>Low</w:t>
    </w:r>
    <w:r>
      <w:rPr>
        <w:rFonts w:ascii="Garamond" w:hAnsi="Garamond"/>
        <w:color w:val="000080"/>
        <w:sz w:val="24"/>
        <w:szCs w:val="24"/>
      </w:rPr>
      <w:t xml:space="preserve"> once published. Template v 5.1.0</w:t>
    </w:r>
  </w:p>
  <w:p w14:paraId="4EFD72EC" w14:textId="77777777" w:rsidR="009F5ED0" w:rsidRDefault="003D1366">
    <w:pPr>
      <w:pStyle w:val="Footer"/>
      <w:tabs>
        <w:tab w:val="clear" w:pos="4320"/>
        <w:tab w:val="clear" w:pos="8640"/>
        <w:tab w:val="left" w:pos="792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C00AB" w14:textId="77777777" w:rsidR="009F5ED0" w:rsidRDefault="003D1366">
    <w:pPr>
      <w:rPr>
        <w:rStyle w:val="PageNumber"/>
        <w:i/>
        <w:sz w:val="18"/>
        <w:szCs w:val="18"/>
      </w:rPr>
    </w:pPr>
    <w:r>
      <w:rPr>
        <w:i/>
        <w:sz w:val="18"/>
        <w:szCs w:val="18"/>
      </w:rPr>
      <w:t xml:space="preserve">Table of Contents                Page </w:t>
    </w:r>
    <w:r>
      <w:rPr>
        <w:rStyle w:val="PageNumber"/>
        <w:i/>
        <w:sz w:val="18"/>
        <w:szCs w:val="18"/>
      </w:rPr>
      <w:fldChar w:fldCharType="begin"/>
    </w:r>
    <w:r>
      <w:rPr>
        <w:rStyle w:val="PageNumber"/>
        <w:i/>
        <w:sz w:val="18"/>
        <w:szCs w:val="18"/>
      </w:rPr>
      <w:instrText xml:space="preserve"> PAGE </w:instrText>
    </w:r>
    <w:r>
      <w:rPr>
        <w:rStyle w:val="PageNumber"/>
        <w:i/>
        <w:sz w:val="18"/>
        <w:szCs w:val="18"/>
      </w:rPr>
      <w:fldChar w:fldCharType="separate"/>
    </w:r>
    <w:r>
      <w:rPr>
        <w:rStyle w:val="PageNumber"/>
        <w:i/>
        <w:sz w:val="18"/>
        <w:szCs w:val="18"/>
      </w:rPr>
      <w:t>v</w:t>
    </w:r>
    <w:r>
      <w:rPr>
        <w:rStyle w:val="PageNumber"/>
        <w:i/>
        <w:sz w:val="18"/>
        <w:szCs w:val="18"/>
      </w:rPr>
      <w:fldChar w:fldCharType="end"/>
    </w:r>
  </w:p>
  <w:p w14:paraId="0BA27924" w14:textId="77777777" w:rsidR="009F5ED0" w:rsidRDefault="003D1366">
    <w:pPr>
      <w:rPr>
        <w:rFonts w:ascii="Garamond" w:hAnsi="Garamond"/>
        <w:color w:val="000080"/>
        <w:sz w:val="24"/>
        <w:szCs w:val="24"/>
      </w:rPr>
    </w:pPr>
    <w:r>
      <w:rPr>
        <w:rFonts w:ascii="Garamond" w:hAnsi="Garamond"/>
        <w:b/>
        <w:bCs/>
        <w:color w:val="000080"/>
        <w:sz w:val="24"/>
        <w:szCs w:val="24"/>
      </w:rPr>
      <w:t>Document Sensitivity Level:</w:t>
    </w:r>
    <w:r>
      <w:rPr>
        <w:rFonts w:ascii="Garamond" w:hAnsi="Garamond"/>
        <w:color w:val="000080"/>
        <w:sz w:val="24"/>
        <w:szCs w:val="24"/>
      </w:rPr>
      <w:t xml:space="preserve"> </w:t>
    </w:r>
    <w:r>
      <w:rPr>
        <w:rFonts w:ascii="Garamond" w:hAnsi="Garamond"/>
        <w:b/>
        <w:bCs/>
        <w:color w:val="000080"/>
        <w:sz w:val="24"/>
        <w:szCs w:val="24"/>
      </w:rPr>
      <w:t>High</w:t>
    </w:r>
    <w:r>
      <w:rPr>
        <w:rFonts w:ascii="Garamond" w:hAnsi="Garamond"/>
        <w:color w:val="000080"/>
        <w:sz w:val="24"/>
        <w:szCs w:val="24"/>
      </w:rPr>
      <w:t xml:space="preserve"> during development; </w:t>
    </w:r>
    <w:r>
      <w:rPr>
        <w:rFonts w:ascii="Garamond" w:hAnsi="Garamond"/>
        <w:b/>
        <w:bCs/>
        <w:color w:val="000080"/>
        <w:sz w:val="24"/>
        <w:szCs w:val="24"/>
      </w:rPr>
      <w:t>Low</w:t>
    </w:r>
    <w:r>
      <w:rPr>
        <w:rFonts w:ascii="Garamond" w:hAnsi="Garamond"/>
        <w:color w:val="000080"/>
        <w:sz w:val="24"/>
        <w:szCs w:val="24"/>
      </w:rPr>
      <w:t xml:space="preserve"> once published.</w:t>
    </w:r>
  </w:p>
  <w:p w14:paraId="730E0575" w14:textId="77777777" w:rsidR="009F5ED0" w:rsidRDefault="009F5ED0">
    <w:pPr>
      <w:pStyle w:val="Foote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5B52" w14:textId="48518D84" w:rsidR="009F5ED0" w:rsidRDefault="2FEC09F7">
    <w:pPr>
      <w:jc w:val="center"/>
    </w:pPr>
    <w:bookmarkStart w:id="3418" w:name="fld_SWCAgencyDocNumFooter"/>
    <w:bookmarkEnd w:id="3418"/>
    <w:r>
      <w:t xml:space="preserve">Page </w:t>
    </w:r>
    <w:r w:rsidR="003D1366">
      <w:rPr>
        <w:rStyle w:val="PageNumber"/>
      </w:rPr>
      <w:fldChar w:fldCharType="begin"/>
    </w:r>
    <w:r w:rsidR="003D1366">
      <w:rPr>
        <w:rStyle w:val="PageNumber"/>
      </w:rPr>
      <w:instrText xml:space="preserve"> PAGE </w:instrText>
    </w:r>
    <w:r w:rsidR="003D1366">
      <w:rPr>
        <w:rStyle w:val="PageNumber"/>
      </w:rPr>
      <w:fldChar w:fldCharType="separate"/>
    </w:r>
    <w:r w:rsidR="003D1366">
      <w:rPr>
        <w:rStyle w:val="PageNumber"/>
      </w:rPr>
      <w:t>51</w:t>
    </w:r>
    <w:r w:rsidR="003D1366">
      <w:rPr>
        <w:rStyle w:val="PageNumber"/>
      </w:rPr>
      <w:fldChar w:fldCharType="end"/>
    </w:r>
    <w:r w:rsidR="003D1366">
      <w:t xml:space="preserve">            </w:t>
    </w:r>
  </w:p>
  <w:p w14:paraId="7FE8594A" w14:textId="77777777" w:rsidR="009F5ED0" w:rsidRDefault="003D1366">
    <w:pPr>
      <w:rPr>
        <w:rFonts w:ascii="Garamond" w:hAnsi="Garamond"/>
        <w:color w:val="000080"/>
        <w:sz w:val="24"/>
        <w:szCs w:val="24"/>
      </w:rPr>
    </w:pPr>
    <w:r>
      <w:rPr>
        <w:rFonts w:ascii="Garamond" w:hAnsi="Garamond"/>
        <w:b/>
        <w:bCs/>
        <w:color w:val="000080"/>
        <w:sz w:val="24"/>
        <w:szCs w:val="24"/>
      </w:rPr>
      <w:t>Document Sensitivity Level:</w:t>
    </w:r>
    <w:r>
      <w:rPr>
        <w:rFonts w:ascii="Garamond" w:hAnsi="Garamond"/>
        <w:color w:val="000080"/>
        <w:sz w:val="24"/>
        <w:szCs w:val="24"/>
      </w:rPr>
      <w:t xml:space="preserve"> </w:t>
    </w:r>
    <w:r>
      <w:rPr>
        <w:rFonts w:ascii="Garamond" w:hAnsi="Garamond"/>
        <w:b/>
        <w:bCs/>
        <w:color w:val="000080"/>
        <w:sz w:val="24"/>
        <w:szCs w:val="24"/>
      </w:rPr>
      <w:t>High</w:t>
    </w:r>
    <w:r>
      <w:rPr>
        <w:rFonts w:ascii="Garamond" w:hAnsi="Garamond"/>
        <w:color w:val="000080"/>
        <w:sz w:val="24"/>
        <w:szCs w:val="24"/>
      </w:rPr>
      <w:t xml:space="preserve"> during development; </w:t>
    </w:r>
    <w:r>
      <w:rPr>
        <w:rFonts w:ascii="Garamond" w:hAnsi="Garamond"/>
        <w:b/>
        <w:bCs/>
        <w:color w:val="000080"/>
        <w:sz w:val="24"/>
        <w:szCs w:val="24"/>
      </w:rPr>
      <w:t>Low</w:t>
    </w:r>
    <w:r>
      <w:rPr>
        <w:rFonts w:ascii="Garamond" w:hAnsi="Garamond"/>
        <w:color w:val="000080"/>
        <w:sz w:val="24"/>
        <w:szCs w:val="24"/>
      </w:rPr>
      <w:t xml:space="preserve"> once published.</w:t>
    </w:r>
  </w:p>
  <w:p w14:paraId="0FB6596E" w14:textId="77777777" w:rsidR="009F5ED0" w:rsidRDefault="009F5ED0">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71F24" w14:textId="77777777" w:rsidR="00E87CE7" w:rsidRDefault="00E87CE7">
      <w:r>
        <w:separator/>
      </w:r>
    </w:p>
  </w:footnote>
  <w:footnote w:type="continuationSeparator" w:id="0">
    <w:p w14:paraId="2B90C715" w14:textId="77777777" w:rsidR="00E87CE7" w:rsidRDefault="00E87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1DFB" w14:textId="764BCDC5" w:rsidR="009F5ED0" w:rsidRDefault="70A23B0E">
    <w:pPr>
      <w:pStyle w:val="Header"/>
      <w:jc w:val="center"/>
      <w:rPr>
        <w:rFonts w:ascii="Times New Roman" w:hAnsi="Times New Roman"/>
        <w:sz w:val="24"/>
        <w:szCs w:val="24"/>
      </w:rPr>
    </w:pPr>
    <w:r w:rsidRPr="70A23B0E">
      <w:rPr>
        <w:rFonts w:ascii="Times New Roman" w:hAnsi="Times New Roman"/>
        <w:sz w:val="24"/>
        <w:szCs w:val="24"/>
      </w:rPr>
      <w:t xml:space="preserve">REQUEST FOR RESPONSE </w:t>
    </w:r>
  </w:p>
  <w:p w14:paraId="38C5E520" w14:textId="77777777" w:rsidR="009F5ED0" w:rsidRDefault="009F5E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8F25" w14:textId="5A73875C" w:rsidR="009F5ED0" w:rsidRDefault="70A23B0E">
    <w:pPr>
      <w:pStyle w:val="Header"/>
      <w:jc w:val="center"/>
      <w:rPr>
        <w:rFonts w:ascii="Times New Roman" w:hAnsi="Times New Roman"/>
        <w:sz w:val="24"/>
        <w:szCs w:val="24"/>
      </w:rPr>
    </w:pPr>
    <w:r w:rsidRPr="70A23B0E">
      <w:rPr>
        <w:rFonts w:ascii="Times New Roman" w:hAnsi="Times New Roman"/>
        <w:sz w:val="24"/>
        <w:szCs w:val="24"/>
      </w:rPr>
      <w:t xml:space="preserve">REQUEST FOR RESPONSE </w:t>
    </w:r>
  </w:p>
  <w:p w14:paraId="48327175" w14:textId="77777777" w:rsidR="009F5ED0" w:rsidRDefault="009F5E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B0F"/>
    <w:multiLevelType w:val="multilevel"/>
    <w:tmpl w:val="CCE0447E"/>
    <w:lvl w:ilvl="0">
      <w:start w:val="1"/>
      <w:numFmt w:val="lowerRoman"/>
      <w:lvlText w:val="%1."/>
      <w:lvlJc w:val="left"/>
      <w:pPr>
        <w:ind w:left="1800" w:hanging="360"/>
      </w:pPr>
      <w:rPr>
        <w:rFonts w:ascii="Calibri" w:eastAsia="Calibri" w:hAnsi="Calibri" w:hint="default"/>
        <w:spacing w:val="-1"/>
        <w:sz w:val="22"/>
        <w:szCs w:val="22"/>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1C3570E"/>
    <w:multiLevelType w:val="multilevel"/>
    <w:tmpl w:val="01661848"/>
    <w:lvl w:ilvl="0">
      <w:start w:val="1"/>
      <w:numFmt w:val="decimal"/>
      <w:pStyle w:val="Style2"/>
      <w:lvlText w:val="%1"/>
      <w:lvlJc w:val="left"/>
      <w:pPr>
        <w:tabs>
          <w:tab w:val="num" w:pos="360"/>
        </w:tabs>
        <w:ind w:left="864" w:hanging="864"/>
      </w:pPr>
      <w:rPr>
        <w:rFonts w:ascii="Arial" w:hAnsi="Arial" w:hint="default"/>
        <w:b/>
        <w:i w:val="0"/>
        <w:sz w:val="20"/>
        <w:szCs w:val="20"/>
      </w:rPr>
    </w:lvl>
    <w:lvl w:ilvl="1">
      <w:start w:val="1"/>
      <w:numFmt w:val="decimal"/>
      <w:lvlText w:val="%1.%2"/>
      <w:lvlJc w:val="left"/>
      <w:pPr>
        <w:tabs>
          <w:tab w:val="num" w:pos="792"/>
        </w:tabs>
        <w:ind w:left="1656" w:hanging="1656"/>
      </w:pPr>
      <w:rPr>
        <w:rFonts w:ascii="Arial" w:hAnsi="Arial" w:hint="default"/>
        <w:b/>
        <w:i w:val="0"/>
        <w:sz w:val="20"/>
        <w:szCs w:val="20"/>
      </w:rPr>
    </w:lvl>
    <w:lvl w:ilvl="2">
      <w:start w:val="1"/>
      <w:numFmt w:val="decimal"/>
      <w:lvlText w:val="%1.%2.%3"/>
      <w:lvlJc w:val="left"/>
      <w:pPr>
        <w:tabs>
          <w:tab w:val="num" w:pos="1224"/>
        </w:tabs>
        <w:ind w:left="2520" w:hanging="2520"/>
      </w:pPr>
      <w:rPr>
        <w:rFonts w:ascii="Arial" w:hAnsi="Arial" w:hint="default"/>
        <w:b/>
        <w:i w:val="0"/>
        <w:sz w:val="20"/>
        <w:szCs w:val="20"/>
      </w:rPr>
    </w:lvl>
    <w:lvl w:ilvl="3">
      <w:start w:val="1"/>
      <w:numFmt w:val="decimal"/>
      <w:lvlText w:val="%1.%2.%3.%4"/>
      <w:lvlJc w:val="left"/>
      <w:pPr>
        <w:tabs>
          <w:tab w:val="num" w:pos="1728"/>
        </w:tabs>
        <w:ind w:left="3312" w:hanging="3312"/>
      </w:pPr>
      <w:rPr>
        <w:rFonts w:hint="default"/>
        <w:b/>
        <w:i w:val="0"/>
      </w:rPr>
    </w:lvl>
    <w:lvl w:ilvl="4">
      <w:start w:val="1"/>
      <w:numFmt w:val="decimal"/>
      <w:lvlText w:val="%1.%2.%3.%4.%5"/>
      <w:lvlJc w:val="left"/>
      <w:pPr>
        <w:tabs>
          <w:tab w:val="num" w:pos="2232"/>
        </w:tabs>
        <w:ind w:left="3888" w:hanging="3888"/>
      </w:pPr>
      <w:rPr>
        <w:rFonts w:ascii="Arial" w:hAnsi="Arial" w:hint="default"/>
        <w:b/>
        <w:i w:val="0"/>
        <w:sz w:val="20"/>
        <w:szCs w:val="20"/>
      </w:rPr>
    </w:lvl>
    <w:lvl w:ilvl="5">
      <w:start w:val="1"/>
      <w:numFmt w:val="decimal"/>
      <w:pStyle w:val="Style2"/>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 w15:restartNumberingAfterBreak="0">
    <w:nsid w:val="025C2F69"/>
    <w:multiLevelType w:val="multilevel"/>
    <w:tmpl w:val="1752065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68707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b/>
        <w:i w:val="0"/>
        <w:sz w:val="20"/>
        <w:szCs w:val="20"/>
      </w:rPr>
    </w:lvl>
    <w:lvl w:ilvl="2">
      <w:start w:val="1"/>
      <w:numFmt w:val="decimal"/>
      <w:lvlText w:val="%1.%2.%3."/>
      <w:lvlJc w:val="left"/>
      <w:pPr>
        <w:ind w:left="1224" w:hanging="504"/>
      </w:pPr>
      <w:rPr>
        <w:rFonts w:hint="default"/>
        <w:b/>
        <w:i w:val="0"/>
        <w:sz w:val="20"/>
        <w:szCs w:val="20"/>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b/>
        <w:i w:val="0"/>
        <w:sz w:val="20"/>
        <w:szCs w:val="20"/>
      </w:rPr>
    </w:lvl>
    <w:lvl w:ilvl="5">
      <w:start w:val="1"/>
      <w:numFmt w:val="decimal"/>
      <w:lvlText w:val="%1.%2.%3.%4.%5.%6."/>
      <w:lvlJc w:val="left"/>
      <w:pPr>
        <w:ind w:left="2736" w:hanging="936"/>
      </w:pPr>
      <w:rPr>
        <w:rFonts w:hint="default"/>
        <w:b/>
        <w:i w:val="0"/>
        <w:sz w:val="20"/>
        <w:szCs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8F00632"/>
    <w:multiLevelType w:val="multilevel"/>
    <w:tmpl w:val="AC443C8E"/>
    <w:lvl w:ilvl="0">
      <w:start w:val="1"/>
      <w:numFmt w:val="bullet"/>
      <w:lvlText w:val=""/>
      <w:lvlJc w:val="left"/>
      <w:pPr>
        <w:ind w:left="1368" w:hanging="360"/>
      </w:pPr>
      <w:rPr>
        <w:rFonts w:ascii="Symbol" w:hAnsi="Symbol" w:hint="default"/>
      </w:rPr>
    </w:lvl>
    <w:lvl w:ilvl="1">
      <w:start w:val="1"/>
      <w:numFmt w:val="bullet"/>
      <w:lvlText w:val="o"/>
      <w:lvlJc w:val="left"/>
      <w:pPr>
        <w:ind w:left="2088" w:hanging="360"/>
      </w:pPr>
      <w:rPr>
        <w:rFonts w:ascii="Courier New" w:hAnsi="Courier New" w:cs="Courier New" w:hint="default"/>
      </w:rPr>
    </w:lvl>
    <w:lvl w:ilvl="2">
      <w:start w:val="1"/>
      <w:numFmt w:val="bullet"/>
      <w:lvlText w:val=""/>
      <w:lvlJc w:val="left"/>
      <w:pPr>
        <w:ind w:left="2808" w:hanging="360"/>
      </w:pPr>
      <w:rPr>
        <w:rFonts w:ascii="Wingdings" w:hAnsi="Wingdings" w:hint="default"/>
      </w:rPr>
    </w:lvl>
    <w:lvl w:ilvl="3">
      <w:start w:val="1"/>
      <w:numFmt w:val="bullet"/>
      <w:lvlText w:val=""/>
      <w:lvlJc w:val="left"/>
      <w:pPr>
        <w:ind w:left="3528" w:hanging="360"/>
      </w:pPr>
      <w:rPr>
        <w:rFonts w:ascii="Symbol" w:hAnsi="Symbol" w:hint="default"/>
      </w:rPr>
    </w:lvl>
    <w:lvl w:ilvl="4">
      <w:start w:val="1"/>
      <w:numFmt w:val="bullet"/>
      <w:lvlText w:val="o"/>
      <w:lvlJc w:val="left"/>
      <w:pPr>
        <w:ind w:left="4248" w:hanging="360"/>
      </w:pPr>
      <w:rPr>
        <w:rFonts w:ascii="Courier New" w:hAnsi="Courier New" w:cs="Courier New" w:hint="default"/>
      </w:rPr>
    </w:lvl>
    <w:lvl w:ilvl="5">
      <w:start w:val="1"/>
      <w:numFmt w:val="bullet"/>
      <w:lvlText w:val=""/>
      <w:lvlJc w:val="left"/>
      <w:pPr>
        <w:ind w:left="4968" w:hanging="360"/>
      </w:pPr>
      <w:rPr>
        <w:rFonts w:ascii="Wingdings" w:hAnsi="Wingdings" w:hint="default"/>
      </w:rPr>
    </w:lvl>
    <w:lvl w:ilvl="6">
      <w:start w:val="1"/>
      <w:numFmt w:val="bullet"/>
      <w:lvlText w:val=""/>
      <w:lvlJc w:val="left"/>
      <w:pPr>
        <w:ind w:left="5688" w:hanging="360"/>
      </w:pPr>
      <w:rPr>
        <w:rFonts w:ascii="Symbol" w:hAnsi="Symbol" w:hint="default"/>
      </w:rPr>
    </w:lvl>
    <w:lvl w:ilvl="7">
      <w:start w:val="1"/>
      <w:numFmt w:val="bullet"/>
      <w:lvlText w:val="o"/>
      <w:lvlJc w:val="left"/>
      <w:pPr>
        <w:ind w:left="6408" w:hanging="360"/>
      </w:pPr>
      <w:rPr>
        <w:rFonts w:ascii="Courier New" w:hAnsi="Courier New" w:cs="Courier New" w:hint="default"/>
      </w:rPr>
    </w:lvl>
    <w:lvl w:ilvl="8">
      <w:start w:val="1"/>
      <w:numFmt w:val="bullet"/>
      <w:lvlText w:val=""/>
      <w:lvlJc w:val="left"/>
      <w:pPr>
        <w:ind w:left="7128" w:hanging="360"/>
      </w:pPr>
      <w:rPr>
        <w:rFonts w:ascii="Wingdings" w:hAnsi="Wingdings" w:hint="default"/>
      </w:rPr>
    </w:lvl>
  </w:abstractNum>
  <w:abstractNum w:abstractNumId="5" w15:restartNumberingAfterBreak="0">
    <w:nsid w:val="117B5C44"/>
    <w:multiLevelType w:val="multilevel"/>
    <w:tmpl w:val="E15E64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D36063"/>
    <w:multiLevelType w:val="multilevel"/>
    <w:tmpl w:val="E28A74CA"/>
    <w:lvl w:ilvl="0">
      <w:start w:val="1"/>
      <w:numFmt w:val="bullet"/>
      <w:lvlText w:val=""/>
      <w:lvlJc w:val="left"/>
      <w:pPr>
        <w:ind w:left="1368" w:hanging="360"/>
      </w:pPr>
      <w:rPr>
        <w:rFonts w:ascii="Symbol" w:hAnsi="Symbol" w:hint="default"/>
      </w:rPr>
    </w:lvl>
    <w:lvl w:ilvl="1">
      <w:start w:val="1"/>
      <w:numFmt w:val="bullet"/>
      <w:lvlText w:val="o"/>
      <w:lvlJc w:val="left"/>
      <w:pPr>
        <w:ind w:left="2088" w:hanging="360"/>
      </w:pPr>
      <w:rPr>
        <w:rFonts w:ascii="Courier New" w:hAnsi="Courier New" w:cs="Courier New" w:hint="default"/>
      </w:rPr>
    </w:lvl>
    <w:lvl w:ilvl="2">
      <w:start w:val="1"/>
      <w:numFmt w:val="bullet"/>
      <w:lvlText w:val=""/>
      <w:lvlJc w:val="left"/>
      <w:pPr>
        <w:ind w:left="2808" w:hanging="360"/>
      </w:pPr>
      <w:rPr>
        <w:rFonts w:ascii="Wingdings" w:hAnsi="Wingdings" w:hint="default"/>
      </w:rPr>
    </w:lvl>
    <w:lvl w:ilvl="3">
      <w:start w:val="1"/>
      <w:numFmt w:val="bullet"/>
      <w:lvlText w:val=""/>
      <w:lvlJc w:val="left"/>
      <w:pPr>
        <w:ind w:left="3528" w:hanging="360"/>
      </w:pPr>
      <w:rPr>
        <w:rFonts w:ascii="Symbol" w:hAnsi="Symbol" w:hint="default"/>
      </w:rPr>
    </w:lvl>
    <w:lvl w:ilvl="4">
      <w:start w:val="1"/>
      <w:numFmt w:val="bullet"/>
      <w:lvlText w:val="o"/>
      <w:lvlJc w:val="left"/>
      <w:pPr>
        <w:ind w:left="4248" w:hanging="360"/>
      </w:pPr>
      <w:rPr>
        <w:rFonts w:ascii="Courier New" w:hAnsi="Courier New" w:cs="Courier New" w:hint="default"/>
      </w:rPr>
    </w:lvl>
    <w:lvl w:ilvl="5">
      <w:start w:val="1"/>
      <w:numFmt w:val="bullet"/>
      <w:lvlText w:val=""/>
      <w:lvlJc w:val="left"/>
      <w:pPr>
        <w:ind w:left="4968" w:hanging="360"/>
      </w:pPr>
      <w:rPr>
        <w:rFonts w:ascii="Wingdings" w:hAnsi="Wingdings" w:hint="default"/>
      </w:rPr>
    </w:lvl>
    <w:lvl w:ilvl="6">
      <w:start w:val="1"/>
      <w:numFmt w:val="bullet"/>
      <w:lvlText w:val=""/>
      <w:lvlJc w:val="left"/>
      <w:pPr>
        <w:ind w:left="5688" w:hanging="360"/>
      </w:pPr>
      <w:rPr>
        <w:rFonts w:ascii="Symbol" w:hAnsi="Symbol" w:hint="default"/>
      </w:rPr>
    </w:lvl>
    <w:lvl w:ilvl="7">
      <w:start w:val="1"/>
      <w:numFmt w:val="bullet"/>
      <w:lvlText w:val="o"/>
      <w:lvlJc w:val="left"/>
      <w:pPr>
        <w:ind w:left="6408" w:hanging="360"/>
      </w:pPr>
      <w:rPr>
        <w:rFonts w:ascii="Courier New" w:hAnsi="Courier New" w:cs="Courier New" w:hint="default"/>
      </w:rPr>
    </w:lvl>
    <w:lvl w:ilvl="8">
      <w:start w:val="1"/>
      <w:numFmt w:val="bullet"/>
      <w:lvlText w:val=""/>
      <w:lvlJc w:val="left"/>
      <w:pPr>
        <w:ind w:left="7128" w:hanging="360"/>
      </w:pPr>
      <w:rPr>
        <w:rFonts w:ascii="Wingdings" w:hAnsi="Wingdings" w:hint="default"/>
      </w:rPr>
    </w:lvl>
  </w:abstractNum>
  <w:abstractNum w:abstractNumId="7" w15:restartNumberingAfterBreak="0">
    <w:nsid w:val="1ADD4C49"/>
    <w:multiLevelType w:val="multilevel"/>
    <w:tmpl w:val="A8485210"/>
    <w:lvl w:ilvl="0">
      <w:start w:val="1"/>
      <w:numFmt w:val="lowerRoman"/>
      <w:lvlText w:val="%1."/>
      <w:lvlJc w:val="left"/>
      <w:pPr>
        <w:ind w:left="1800" w:hanging="360"/>
      </w:pPr>
      <w:rPr>
        <w:rFonts w:ascii="Calibri" w:eastAsia="Calibri" w:hAnsi="Calibri" w:hint="default"/>
        <w:spacing w:val="-1"/>
        <w:sz w:val="22"/>
        <w:szCs w:val="22"/>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1D9400B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b/>
        <w:i w:val="0"/>
        <w:sz w:val="20"/>
        <w:szCs w:val="20"/>
      </w:rPr>
    </w:lvl>
    <w:lvl w:ilvl="2">
      <w:start w:val="1"/>
      <w:numFmt w:val="decimal"/>
      <w:pStyle w:val="Heading3"/>
      <w:lvlText w:val="%1.%2.%3"/>
      <w:lvlJc w:val="left"/>
      <w:pPr>
        <w:ind w:left="720" w:hanging="720"/>
      </w:pPr>
      <w:rPr>
        <w:rFonts w:hint="default"/>
        <w:b/>
        <w:i w:val="0"/>
        <w:sz w:val="20"/>
        <w:szCs w:val="20"/>
      </w:rPr>
    </w:lvl>
    <w:lvl w:ilvl="3">
      <w:start w:val="1"/>
      <w:numFmt w:val="decimal"/>
      <w:pStyle w:val="Heading4"/>
      <w:lvlText w:val="%1.%2.%3.%4"/>
      <w:lvlJc w:val="left"/>
      <w:pPr>
        <w:ind w:left="864" w:hanging="864"/>
      </w:pPr>
      <w:rPr>
        <w:rFonts w:hint="default"/>
        <w:b/>
        <w:i w:val="0"/>
      </w:rPr>
    </w:lvl>
    <w:lvl w:ilvl="4">
      <w:start w:val="1"/>
      <w:numFmt w:val="decimal"/>
      <w:pStyle w:val="Heading5"/>
      <w:lvlText w:val="%1.%2.%3.%4.%5"/>
      <w:lvlJc w:val="left"/>
      <w:pPr>
        <w:ind w:left="1008" w:hanging="1008"/>
      </w:pPr>
      <w:rPr>
        <w:rFonts w:hint="default"/>
        <w:b/>
        <w:i w:val="0"/>
        <w:sz w:val="20"/>
        <w:szCs w:val="20"/>
      </w:rPr>
    </w:lvl>
    <w:lvl w:ilvl="5">
      <w:start w:val="1"/>
      <w:numFmt w:val="decimal"/>
      <w:pStyle w:val="Heading6"/>
      <w:lvlText w:val="%1.%2.%3.%4.%5.%6"/>
      <w:lvlJc w:val="left"/>
      <w:pPr>
        <w:ind w:left="1152" w:hanging="1152"/>
      </w:pPr>
      <w:rPr>
        <w:rFonts w:hint="default"/>
        <w:b/>
        <w:i w:val="0"/>
        <w:sz w:val="20"/>
        <w:szCs w:val="2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EA7150A"/>
    <w:multiLevelType w:val="multilevel"/>
    <w:tmpl w:val="CD7226E6"/>
    <w:lvl w:ilvl="0">
      <w:start w:val="1"/>
      <w:numFmt w:val="bullet"/>
      <w:lvlText w:val=""/>
      <w:lvlJc w:val="left"/>
      <w:pPr>
        <w:ind w:left="1368" w:hanging="360"/>
      </w:pPr>
      <w:rPr>
        <w:rFonts w:ascii="Symbol" w:hAnsi="Symbol" w:hint="default"/>
      </w:rPr>
    </w:lvl>
    <w:lvl w:ilvl="1">
      <w:start w:val="1"/>
      <w:numFmt w:val="bullet"/>
      <w:lvlText w:val="o"/>
      <w:lvlJc w:val="left"/>
      <w:pPr>
        <w:ind w:left="2088" w:hanging="360"/>
      </w:pPr>
      <w:rPr>
        <w:rFonts w:ascii="Courier New" w:hAnsi="Courier New" w:cs="Courier New" w:hint="default"/>
      </w:rPr>
    </w:lvl>
    <w:lvl w:ilvl="2">
      <w:start w:val="1"/>
      <w:numFmt w:val="bullet"/>
      <w:lvlText w:val=""/>
      <w:lvlJc w:val="left"/>
      <w:pPr>
        <w:ind w:left="2808" w:hanging="360"/>
      </w:pPr>
      <w:rPr>
        <w:rFonts w:ascii="Wingdings" w:hAnsi="Wingdings" w:hint="default"/>
      </w:rPr>
    </w:lvl>
    <w:lvl w:ilvl="3">
      <w:start w:val="1"/>
      <w:numFmt w:val="bullet"/>
      <w:lvlText w:val=""/>
      <w:lvlJc w:val="left"/>
      <w:pPr>
        <w:ind w:left="3528" w:hanging="360"/>
      </w:pPr>
      <w:rPr>
        <w:rFonts w:ascii="Symbol" w:hAnsi="Symbol" w:hint="default"/>
      </w:rPr>
    </w:lvl>
    <w:lvl w:ilvl="4">
      <w:start w:val="1"/>
      <w:numFmt w:val="bullet"/>
      <w:lvlText w:val="o"/>
      <w:lvlJc w:val="left"/>
      <w:pPr>
        <w:ind w:left="4248" w:hanging="360"/>
      </w:pPr>
      <w:rPr>
        <w:rFonts w:ascii="Courier New" w:hAnsi="Courier New" w:cs="Courier New" w:hint="default"/>
      </w:rPr>
    </w:lvl>
    <w:lvl w:ilvl="5">
      <w:start w:val="1"/>
      <w:numFmt w:val="bullet"/>
      <w:lvlText w:val=""/>
      <w:lvlJc w:val="left"/>
      <w:pPr>
        <w:ind w:left="4968" w:hanging="360"/>
      </w:pPr>
      <w:rPr>
        <w:rFonts w:ascii="Wingdings" w:hAnsi="Wingdings" w:hint="default"/>
      </w:rPr>
    </w:lvl>
    <w:lvl w:ilvl="6">
      <w:start w:val="1"/>
      <w:numFmt w:val="bullet"/>
      <w:lvlText w:val=""/>
      <w:lvlJc w:val="left"/>
      <w:pPr>
        <w:ind w:left="5688" w:hanging="360"/>
      </w:pPr>
      <w:rPr>
        <w:rFonts w:ascii="Symbol" w:hAnsi="Symbol" w:hint="default"/>
      </w:rPr>
    </w:lvl>
    <w:lvl w:ilvl="7">
      <w:start w:val="1"/>
      <w:numFmt w:val="bullet"/>
      <w:lvlText w:val="o"/>
      <w:lvlJc w:val="left"/>
      <w:pPr>
        <w:ind w:left="6408" w:hanging="360"/>
      </w:pPr>
      <w:rPr>
        <w:rFonts w:ascii="Courier New" w:hAnsi="Courier New" w:cs="Courier New" w:hint="default"/>
      </w:rPr>
    </w:lvl>
    <w:lvl w:ilvl="8">
      <w:start w:val="1"/>
      <w:numFmt w:val="bullet"/>
      <w:lvlText w:val=""/>
      <w:lvlJc w:val="left"/>
      <w:pPr>
        <w:ind w:left="7128" w:hanging="360"/>
      </w:pPr>
      <w:rPr>
        <w:rFonts w:ascii="Wingdings" w:hAnsi="Wingdings" w:hint="default"/>
      </w:rPr>
    </w:lvl>
  </w:abstractNum>
  <w:abstractNum w:abstractNumId="10" w15:restartNumberingAfterBreak="0">
    <w:nsid w:val="25A979DB"/>
    <w:multiLevelType w:val="multilevel"/>
    <w:tmpl w:val="50E48B82"/>
    <w:lvl w:ilvl="0">
      <w:start w:val="1"/>
      <w:numFmt w:val="bullet"/>
      <w:lvlText w:val=""/>
      <w:lvlJc w:val="left"/>
      <w:pPr>
        <w:ind w:left="1368" w:hanging="360"/>
      </w:pPr>
      <w:rPr>
        <w:rFonts w:ascii="Symbol" w:hAnsi="Symbol" w:hint="default"/>
      </w:rPr>
    </w:lvl>
    <w:lvl w:ilvl="1">
      <w:start w:val="1"/>
      <w:numFmt w:val="bullet"/>
      <w:lvlText w:val="o"/>
      <w:lvlJc w:val="left"/>
      <w:pPr>
        <w:ind w:left="2088" w:hanging="360"/>
      </w:pPr>
      <w:rPr>
        <w:rFonts w:ascii="Courier New" w:hAnsi="Courier New" w:cs="Courier New" w:hint="default"/>
      </w:rPr>
    </w:lvl>
    <w:lvl w:ilvl="2">
      <w:start w:val="1"/>
      <w:numFmt w:val="bullet"/>
      <w:lvlText w:val=""/>
      <w:lvlJc w:val="left"/>
      <w:pPr>
        <w:ind w:left="2808" w:hanging="360"/>
      </w:pPr>
      <w:rPr>
        <w:rFonts w:ascii="Wingdings" w:hAnsi="Wingdings" w:hint="default"/>
      </w:rPr>
    </w:lvl>
    <w:lvl w:ilvl="3">
      <w:start w:val="1"/>
      <w:numFmt w:val="bullet"/>
      <w:lvlText w:val=""/>
      <w:lvlJc w:val="left"/>
      <w:pPr>
        <w:ind w:left="3528" w:hanging="360"/>
      </w:pPr>
      <w:rPr>
        <w:rFonts w:ascii="Symbol" w:hAnsi="Symbol" w:hint="default"/>
      </w:rPr>
    </w:lvl>
    <w:lvl w:ilvl="4">
      <w:start w:val="1"/>
      <w:numFmt w:val="bullet"/>
      <w:lvlText w:val="o"/>
      <w:lvlJc w:val="left"/>
      <w:pPr>
        <w:ind w:left="4248" w:hanging="360"/>
      </w:pPr>
      <w:rPr>
        <w:rFonts w:ascii="Courier New" w:hAnsi="Courier New" w:cs="Courier New" w:hint="default"/>
      </w:rPr>
    </w:lvl>
    <w:lvl w:ilvl="5">
      <w:start w:val="1"/>
      <w:numFmt w:val="bullet"/>
      <w:lvlText w:val=""/>
      <w:lvlJc w:val="left"/>
      <w:pPr>
        <w:ind w:left="4968" w:hanging="360"/>
      </w:pPr>
      <w:rPr>
        <w:rFonts w:ascii="Wingdings" w:hAnsi="Wingdings" w:hint="default"/>
      </w:rPr>
    </w:lvl>
    <w:lvl w:ilvl="6">
      <w:start w:val="1"/>
      <w:numFmt w:val="bullet"/>
      <w:lvlText w:val=""/>
      <w:lvlJc w:val="left"/>
      <w:pPr>
        <w:ind w:left="5688" w:hanging="360"/>
      </w:pPr>
      <w:rPr>
        <w:rFonts w:ascii="Symbol" w:hAnsi="Symbol" w:hint="default"/>
      </w:rPr>
    </w:lvl>
    <w:lvl w:ilvl="7">
      <w:start w:val="1"/>
      <w:numFmt w:val="bullet"/>
      <w:lvlText w:val="o"/>
      <w:lvlJc w:val="left"/>
      <w:pPr>
        <w:ind w:left="6408" w:hanging="360"/>
      </w:pPr>
      <w:rPr>
        <w:rFonts w:ascii="Courier New" w:hAnsi="Courier New" w:cs="Courier New" w:hint="default"/>
      </w:rPr>
    </w:lvl>
    <w:lvl w:ilvl="8">
      <w:start w:val="1"/>
      <w:numFmt w:val="bullet"/>
      <w:lvlText w:val=""/>
      <w:lvlJc w:val="left"/>
      <w:pPr>
        <w:ind w:left="7128" w:hanging="360"/>
      </w:pPr>
      <w:rPr>
        <w:rFonts w:ascii="Wingdings" w:hAnsi="Wingdings" w:hint="default"/>
      </w:rPr>
    </w:lvl>
  </w:abstractNum>
  <w:abstractNum w:abstractNumId="11" w15:restartNumberingAfterBreak="0">
    <w:nsid w:val="2C4F04EE"/>
    <w:multiLevelType w:val="hybridMultilevel"/>
    <w:tmpl w:val="A8729EAE"/>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2" w15:restartNumberingAfterBreak="0">
    <w:nsid w:val="2F701640"/>
    <w:multiLevelType w:val="multilevel"/>
    <w:tmpl w:val="7E1EC562"/>
    <w:lvl w:ilvl="0">
      <w:numFmt w:val="bullet"/>
      <w:lvlText w:val="-"/>
      <w:lvlJc w:val="left"/>
      <w:pPr>
        <w:ind w:left="1008" w:hanging="360"/>
      </w:pPr>
      <w:rPr>
        <w:rFonts w:ascii="Arial" w:eastAsia="Times New Roman" w:hAnsi="Arial" w:cs="Aria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13" w15:restartNumberingAfterBreak="0">
    <w:nsid w:val="35FE19CC"/>
    <w:multiLevelType w:val="multilevel"/>
    <w:tmpl w:val="DFC6746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3D7606F4"/>
    <w:multiLevelType w:val="multilevel"/>
    <w:tmpl w:val="BF6062A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4F8721B0"/>
    <w:multiLevelType w:val="multilevel"/>
    <w:tmpl w:val="2A4AC37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575E675E"/>
    <w:multiLevelType w:val="multilevel"/>
    <w:tmpl w:val="8EF838C8"/>
    <w:lvl w:ilvl="0">
      <w:start w:val="1"/>
      <w:numFmt w:val="upperLetter"/>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B616747"/>
    <w:multiLevelType w:val="multilevel"/>
    <w:tmpl w:val="DAE886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5CA324C0"/>
    <w:multiLevelType w:val="multilevel"/>
    <w:tmpl w:val="0ED6786A"/>
    <w:lvl w:ilvl="0">
      <w:start w:val="1"/>
      <w:numFmt w:val="bullet"/>
      <w:lvlText w:val=""/>
      <w:lvlJc w:val="left"/>
      <w:pPr>
        <w:ind w:left="1627" w:hanging="360"/>
      </w:pPr>
      <w:rPr>
        <w:rFonts w:ascii="Symbol" w:hAnsi="Symbol" w:hint="default"/>
      </w:rPr>
    </w:lvl>
    <w:lvl w:ilvl="1">
      <w:start w:val="1"/>
      <w:numFmt w:val="bullet"/>
      <w:lvlText w:val="o"/>
      <w:lvlJc w:val="left"/>
      <w:pPr>
        <w:ind w:left="2347" w:hanging="360"/>
      </w:pPr>
      <w:rPr>
        <w:rFonts w:ascii="Courier New" w:hAnsi="Courier New" w:cs="Courier New" w:hint="default"/>
      </w:rPr>
    </w:lvl>
    <w:lvl w:ilvl="2">
      <w:start w:val="1"/>
      <w:numFmt w:val="bullet"/>
      <w:lvlText w:val=""/>
      <w:lvlJc w:val="left"/>
      <w:pPr>
        <w:ind w:left="3067" w:hanging="360"/>
      </w:pPr>
      <w:rPr>
        <w:rFonts w:ascii="Wingdings" w:hAnsi="Wingdings" w:hint="default"/>
      </w:rPr>
    </w:lvl>
    <w:lvl w:ilvl="3">
      <w:start w:val="1"/>
      <w:numFmt w:val="bullet"/>
      <w:lvlText w:val=""/>
      <w:lvlJc w:val="left"/>
      <w:pPr>
        <w:ind w:left="3787" w:hanging="360"/>
      </w:pPr>
      <w:rPr>
        <w:rFonts w:ascii="Symbol" w:hAnsi="Symbol" w:hint="default"/>
      </w:rPr>
    </w:lvl>
    <w:lvl w:ilvl="4">
      <w:start w:val="1"/>
      <w:numFmt w:val="bullet"/>
      <w:lvlText w:val="o"/>
      <w:lvlJc w:val="left"/>
      <w:pPr>
        <w:ind w:left="4507" w:hanging="360"/>
      </w:pPr>
      <w:rPr>
        <w:rFonts w:ascii="Courier New" w:hAnsi="Courier New" w:cs="Courier New" w:hint="default"/>
      </w:rPr>
    </w:lvl>
    <w:lvl w:ilvl="5">
      <w:start w:val="1"/>
      <w:numFmt w:val="bullet"/>
      <w:lvlText w:val=""/>
      <w:lvlJc w:val="left"/>
      <w:pPr>
        <w:ind w:left="5227" w:hanging="360"/>
      </w:pPr>
      <w:rPr>
        <w:rFonts w:ascii="Wingdings" w:hAnsi="Wingdings" w:hint="default"/>
      </w:rPr>
    </w:lvl>
    <w:lvl w:ilvl="6">
      <w:start w:val="1"/>
      <w:numFmt w:val="bullet"/>
      <w:lvlText w:val=""/>
      <w:lvlJc w:val="left"/>
      <w:pPr>
        <w:ind w:left="5947" w:hanging="360"/>
      </w:pPr>
      <w:rPr>
        <w:rFonts w:ascii="Symbol" w:hAnsi="Symbol" w:hint="default"/>
      </w:rPr>
    </w:lvl>
    <w:lvl w:ilvl="7">
      <w:start w:val="1"/>
      <w:numFmt w:val="bullet"/>
      <w:lvlText w:val="o"/>
      <w:lvlJc w:val="left"/>
      <w:pPr>
        <w:ind w:left="6667" w:hanging="360"/>
      </w:pPr>
      <w:rPr>
        <w:rFonts w:ascii="Courier New" w:hAnsi="Courier New" w:cs="Courier New" w:hint="default"/>
      </w:rPr>
    </w:lvl>
    <w:lvl w:ilvl="8">
      <w:start w:val="1"/>
      <w:numFmt w:val="bullet"/>
      <w:lvlText w:val=""/>
      <w:lvlJc w:val="left"/>
      <w:pPr>
        <w:ind w:left="7387" w:hanging="360"/>
      </w:pPr>
      <w:rPr>
        <w:rFonts w:ascii="Wingdings" w:hAnsi="Wingdings" w:hint="default"/>
      </w:rPr>
    </w:lvl>
  </w:abstractNum>
  <w:abstractNum w:abstractNumId="19" w15:restartNumberingAfterBreak="0">
    <w:nsid w:val="703D1553"/>
    <w:multiLevelType w:val="multilevel"/>
    <w:tmpl w:val="7138CF3A"/>
    <w:lvl w:ilvl="0">
      <w:start w:val="1"/>
      <w:numFmt w:val="bullet"/>
      <w:lvlText w:val=""/>
      <w:lvlJc w:val="left"/>
      <w:pPr>
        <w:ind w:left="1368" w:hanging="360"/>
      </w:pPr>
      <w:rPr>
        <w:rFonts w:ascii="Symbol" w:hAnsi="Symbol" w:hint="default"/>
      </w:rPr>
    </w:lvl>
    <w:lvl w:ilvl="1">
      <w:start w:val="1"/>
      <w:numFmt w:val="bullet"/>
      <w:lvlText w:val="o"/>
      <w:lvlJc w:val="left"/>
      <w:pPr>
        <w:ind w:left="2088" w:hanging="360"/>
      </w:pPr>
      <w:rPr>
        <w:rFonts w:ascii="Courier New" w:hAnsi="Courier New" w:cs="Courier New" w:hint="default"/>
      </w:rPr>
    </w:lvl>
    <w:lvl w:ilvl="2">
      <w:start w:val="1"/>
      <w:numFmt w:val="bullet"/>
      <w:lvlText w:val=""/>
      <w:lvlJc w:val="left"/>
      <w:pPr>
        <w:ind w:left="2808" w:hanging="360"/>
      </w:pPr>
      <w:rPr>
        <w:rFonts w:ascii="Wingdings" w:hAnsi="Wingdings" w:hint="default"/>
      </w:rPr>
    </w:lvl>
    <w:lvl w:ilvl="3">
      <w:start w:val="1"/>
      <w:numFmt w:val="bullet"/>
      <w:lvlText w:val=""/>
      <w:lvlJc w:val="left"/>
      <w:pPr>
        <w:ind w:left="3528" w:hanging="360"/>
      </w:pPr>
      <w:rPr>
        <w:rFonts w:ascii="Symbol" w:hAnsi="Symbol" w:hint="default"/>
      </w:rPr>
    </w:lvl>
    <w:lvl w:ilvl="4">
      <w:start w:val="1"/>
      <w:numFmt w:val="bullet"/>
      <w:lvlText w:val="o"/>
      <w:lvlJc w:val="left"/>
      <w:pPr>
        <w:ind w:left="4248" w:hanging="360"/>
      </w:pPr>
      <w:rPr>
        <w:rFonts w:ascii="Courier New" w:hAnsi="Courier New" w:cs="Courier New" w:hint="default"/>
      </w:rPr>
    </w:lvl>
    <w:lvl w:ilvl="5">
      <w:start w:val="1"/>
      <w:numFmt w:val="bullet"/>
      <w:lvlText w:val=""/>
      <w:lvlJc w:val="left"/>
      <w:pPr>
        <w:ind w:left="4968" w:hanging="360"/>
      </w:pPr>
      <w:rPr>
        <w:rFonts w:ascii="Wingdings" w:hAnsi="Wingdings" w:hint="default"/>
      </w:rPr>
    </w:lvl>
    <w:lvl w:ilvl="6">
      <w:start w:val="1"/>
      <w:numFmt w:val="bullet"/>
      <w:lvlText w:val=""/>
      <w:lvlJc w:val="left"/>
      <w:pPr>
        <w:ind w:left="5688" w:hanging="360"/>
      </w:pPr>
      <w:rPr>
        <w:rFonts w:ascii="Symbol" w:hAnsi="Symbol" w:hint="default"/>
      </w:rPr>
    </w:lvl>
    <w:lvl w:ilvl="7">
      <w:start w:val="1"/>
      <w:numFmt w:val="bullet"/>
      <w:lvlText w:val="o"/>
      <w:lvlJc w:val="left"/>
      <w:pPr>
        <w:ind w:left="6408" w:hanging="360"/>
      </w:pPr>
      <w:rPr>
        <w:rFonts w:ascii="Courier New" w:hAnsi="Courier New" w:cs="Courier New" w:hint="default"/>
      </w:rPr>
    </w:lvl>
    <w:lvl w:ilvl="8">
      <w:start w:val="1"/>
      <w:numFmt w:val="bullet"/>
      <w:lvlText w:val=""/>
      <w:lvlJc w:val="left"/>
      <w:pPr>
        <w:ind w:left="7128" w:hanging="360"/>
      </w:pPr>
      <w:rPr>
        <w:rFonts w:ascii="Wingdings" w:hAnsi="Wingdings" w:hint="default"/>
      </w:rPr>
    </w:lvl>
  </w:abstractNum>
  <w:abstractNum w:abstractNumId="20" w15:restartNumberingAfterBreak="0">
    <w:nsid w:val="725A2FDF"/>
    <w:multiLevelType w:val="multilevel"/>
    <w:tmpl w:val="9606E244"/>
    <w:lvl w:ilvl="0">
      <w:start w:val="1"/>
      <w:numFmt w:val="bullet"/>
      <w:lvlText w:val=""/>
      <w:lvlJc w:val="left"/>
      <w:pPr>
        <w:ind w:left="1368" w:hanging="360"/>
      </w:pPr>
      <w:rPr>
        <w:rFonts w:ascii="Symbol" w:hAnsi="Symbol" w:hint="default"/>
      </w:rPr>
    </w:lvl>
    <w:lvl w:ilvl="1">
      <w:start w:val="1"/>
      <w:numFmt w:val="bullet"/>
      <w:lvlText w:val="o"/>
      <w:lvlJc w:val="left"/>
      <w:pPr>
        <w:ind w:left="2088" w:hanging="360"/>
      </w:pPr>
      <w:rPr>
        <w:rFonts w:ascii="Courier New" w:hAnsi="Courier New" w:cs="Courier New" w:hint="default"/>
      </w:rPr>
    </w:lvl>
    <w:lvl w:ilvl="2">
      <w:start w:val="1"/>
      <w:numFmt w:val="bullet"/>
      <w:lvlText w:val=""/>
      <w:lvlJc w:val="left"/>
      <w:pPr>
        <w:ind w:left="2808" w:hanging="360"/>
      </w:pPr>
      <w:rPr>
        <w:rFonts w:ascii="Wingdings" w:hAnsi="Wingdings" w:hint="default"/>
      </w:rPr>
    </w:lvl>
    <w:lvl w:ilvl="3">
      <w:start w:val="1"/>
      <w:numFmt w:val="bullet"/>
      <w:lvlText w:val=""/>
      <w:lvlJc w:val="left"/>
      <w:pPr>
        <w:ind w:left="3528" w:hanging="360"/>
      </w:pPr>
      <w:rPr>
        <w:rFonts w:ascii="Symbol" w:hAnsi="Symbol" w:hint="default"/>
      </w:rPr>
    </w:lvl>
    <w:lvl w:ilvl="4">
      <w:start w:val="1"/>
      <w:numFmt w:val="bullet"/>
      <w:lvlText w:val="o"/>
      <w:lvlJc w:val="left"/>
      <w:pPr>
        <w:ind w:left="4248" w:hanging="360"/>
      </w:pPr>
      <w:rPr>
        <w:rFonts w:ascii="Courier New" w:hAnsi="Courier New" w:cs="Courier New" w:hint="default"/>
      </w:rPr>
    </w:lvl>
    <w:lvl w:ilvl="5">
      <w:start w:val="1"/>
      <w:numFmt w:val="bullet"/>
      <w:lvlText w:val=""/>
      <w:lvlJc w:val="left"/>
      <w:pPr>
        <w:ind w:left="4968" w:hanging="360"/>
      </w:pPr>
      <w:rPr>
        <w:rFonts w:ascii="Wingdings" w:hAnsi="Wingdings" w:hint="default"/>
      </w:rPr>
    </w:lvl>
    <w:lvl w:ilvl="6">
      <w:start w:val="1"/>
      <w:numFmt w:val="bullet"/>
      <w:lvlText w:val=""/>
      <w:lvlJc w:val="left"/>
      <w:pPr>
        <w:ind w:left="5688" w:hanging="360"/>
      </w:pPr>
      <w:rPr>
        <w:rFonts w:ascii="Symbol" w:hAnsi="Symbol" w:hint="default"/>
      </w:rPr>
    </w:lvl>
    <w:lvl w:ilvl="7">
      <w:start w:val="1"/>
      <w:numFmt w:val="bullet"/>
      <w:lvlText w:val="o"/>
      <w:lvlJc w:val="left"/>
      <w:pPr>
        <w:ind w:left="6408" w:hanging="360"/>
      </w:pPr>
      <w:rPr>
        <w:rFonts w:ascii="Courier New" w:hAnsi="Courier New" w:cs="Courier New" w:hint="default"/>
      </w:rPr>
    </w:lvl>
    <w:lvl w:ilvl="8">
      <w:start w:val="1"/>
      <w:numFmt w:val="bullet"/>
      <w:lvlText w:val=""/>
      <w:lvlJc w:val="left"/>
      <w:pPr>
        <w:ind w:left="7128" w:hanging="360"/>
      </w:pPr>
      <w:rPr>
        <w:rFonts w:ascii="Wingdings" w:hAnsi="Wingdings" w:hint="default"/>
      </w:rPr>
    </w:lvl>
  </w:abstractNum>
  <w:abstractNum w:abstractNumId="21" w15:restartNumberingAfterBreak="0">
    <w:nsid w:val="756735A8"/>
    <w:multiLevelType w:val="multilevel"/>
    <w:tmpl w:val="4652493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780754464">
    <w:abstractNumId w:val="1"/>
  </w:num>
  <w:num w:numId="2" w16cid:durableId="306133313">
    <w:abstractNumId w:val="7"/>
  </w:num>
  <w:num w:numId="3" w16cid:durableId="1120151230">
    <w:abstractNumId w:val="0"/>
  </w:num>
  <w:num w:numId="4" w16cid:durableId="1865895485">
    <w:abstractNumId w:val="5"/>
  </w:num>
  <w:num w:numId="5" w16cid:durableId="590041644">
    <w:abstractNumId w:val="20"/>
  </w:num>
  <w:num w:numId="6" w16cid:durableId="179122212">
    <w:abstractNumId w:val="6"/>
  </w:num>
  <w:num w:numId="7" w16cid:durableId="955067208">
    <w:abstractNumId w:val="10"/>
  </w:num>
  <w:num w:numId="8" w16cid:durableId="2114158332">
    <w:abstractNumId w:val="9"/>
  </w:num>
  <w:num w:numId="9" w16cid:durableId="225336437">
    <w:abstractNumId w:val="19"/>
  </w:num>
  <w:num w:numId="10" w16cid:durableId="2053192128">
    <w:abstractNumId w:val="4"/>
  </w:num>
  <w:num w:numId="11" w16cid:durableId="12194011">
    <w:abstractNumId w:val="12"/>
  </w:num>
  <w:num w:numId="12" w16cid:durableId="1805077227">
    <w:abstractNumId w:val="21"/>
  </w:num>
  <w:num w:numId="13" w16cid:durableId="435637179">
    <w:abstractNumId w:val="14"/>
  </w:num>
  <w:num w:numId="14" w16cid:durableId="124781755">
    <w:abstractNumId w:val="13"/>
  </w:num>
  <w:num w:numId="15" w16cid:durableId="511456850">
    <w:abstractNumId w:val="15"/>
  </w:num>
  <w:num w:numId="16" w16cid:durableId="1346059549">
    <w:abstractNumId w:val="18"/>
  </w:num>
  <w:num w:numId="17" w16cid:durableId="1883667182">
    <w:abstractNumId w:val="2"/>
  </w:num>
  <w:num w:numId="18" w16cid:durableId="1222906262">
    <w:abstractNumId w:val="17"/>
  </w:num>
  <w:num w:numId="19" w16cid:durableId="1600989173">
    <w:abstractNumId w:val="16"/>
  </w:num>
  <w:num w:numId="20" w16cid:durableId="777258758">
    <w:abstractNumId w:val="11"/>
  </w:num>
  <w:num w:numId="21" w16cid:durableId="1452361185">
    <w:abstractNumId w:val="3"/>
  </w:num>
  <w:num w:numId="22" w16cid:durableId="1169713651">
    <w:abstractNumId w:val="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ng, Nelson (EOTSS)">
    <w15:presenceInfo w15:providerId="AD" w15:userId="S::nelson.wong@mass.gov::b39b347f-237e-4fae-a388-16bb50b6c4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AEC"/>
    <w:rsid w:val="00007CB1"/>
    <w:rsid w:val="00012BC3"/>
    <w:rsid w:val="00015192"/>
    <w:rsid w:val="00015285"/>
    <w:rsid w:val="0003763F"/>
    <w:rsid w:val="00056048"/>
    <w:rsid w:val="00060100"/>
    <w:rsid w:val="00072F2A"/>
    <w:rsid w:val="0008456F"/>
    <w:rsid w:val="0008576B"/>
    <w:rsid w:val="00092C16"/>
    <w:rsid w:val="00095210"/>
    <w:rsid w:val="000A16C4"/>
    <w:rsid w:val="000A49B9"/>
    <w:rsid w:val="000A6F1B"/>
    <w:rsid w:val="000C3C1F"/>
    <w:rsid w:val="000C702C"/>
    <w:rsid w:val="000D3F75"/>
    <w:rsid w:val="000D44FE"/>
    <w:rsid w:val="000D63AC"/>
    <w:rsid w:val="000E275A"/>
    <w:rsid w:val="000E38FD"/>
    <w:rsid w:val="000E5CF4"/>
    <w:rsid w:val="000E7877"/>
    <w:rsid w:val="000F0A1A"/>
    <w:rsid w:val="000F75C8"/>
    <w:rsid w:val="001024DF"/>
    <w:rsid w:val="001069FE"/>
    <w:rsid w:val="0010738F"/>
    <w:rsid w:val="00110E10"/>
    <w:rsid w:val="00115305"/>
    <w:rsid w:val="00122DA9"/>
    <w:rsid w:val="0015506E"/>
    <w:rsid w:val="00156A90"/>
    <w:rsid w:val="001601A9"/>
    <w:rsid w:val="00160240"/>
    <w:rsid w:val="001670FF"/>
    <w:rsid w:val="001840DC"/>
    <w:rsid w:val="00194279"/>
    <w:rsid w:val="001946E8"/>
    <w:rsid w:val="001A3195"/>
    <w:rsid w:val="001A7C31"/>
    <w:rsid w:val="001B0808"/>
    <w:rsid w:val="001B5A8C"/>
    <w:rsid w:val="001C7538"/>
    <w:rsid w:val="001D3627"/>
    <w:rsid w:val="001E1EE7"/>
    <w:rsid w:val="001E4215"/>
    <w:rsid w:val="001E4DA3"/>
    <w:rsid w:val="001E786E"/>
    <w:rsid w:val="001E7A51"/>
    <w:rsid w:val="002017E9"/>
    <w:rsid w:val="0020478F"/>
    <w:rsid w:val="00212C28"/>
    <w:rsid w:val="00212D83"/>
    <w:rsid w:val="002154E2"/>
    <w:rsid w:val="002160C0"/>
    <w:rsid w:val="00224BAB"/>
    <w:rsid w:val="00235881"/>
    <w:rsid w:val="0025094F"/>
    <w:rsid w:val="002514C5"/>
    <w:rsid w:val="002662C0"/>
    <w:rsid w:val="00275C7E"/>
    <w:rsid w:val="00294035"/>
    <w:rsid w:val="00296613"/>
    <w:rsid w:val="002A0180"/>
    <w:rsid w:val="002A7B59"/>
    <w:rsid w:val="002B0632"/>
    <w:rsid w:val="002B1AC9"/>
    <w:rsid w:val="002C0C93"/>
    <w:rsid w:val="002C1816"/>
    <w:rsid w:val="002C29B8"/>
    <w:rsid w:val="002F5229"/>
    <w:rsid w:val="00300FF0"/>
    <w:rsid w:val="00301491"/>
    <w:rsid w:val="0030420D"/>
    <w:rsid w:val="003043C6"/>
    <w:rsid w:val="0030721B"/>
    <w:rsid w:val="003135C3"/>
    <w:rsid w:val="00315723"/>
    <w:rsid w:val="00320EC3"/>
    <w:rsid w:val="0033124A"/>
    <w:rsid w:val="00331868"/>
    <w:rsid w:val="00335B22"/>
    <w:rsid w:val="00335E4B"/>
    <w:rsid w:val="00343596"/>
    <w:rsid w:val="00350C86"/>
    <w:rsid w:val="00356A9F"/>
    <w:rsid w:val="00356BAE"/>
    <w:rsid w:val="0036544D"/>
    <w:rsid w:val="003728C9"/>
    <w:rsid w:val="003762D0"/>
    <w:rsid w:val="00385E31"/>
    <w:rsid w:val="00387C77"/>
    <w:rsid w:val="00395298"/>
    <w:rsid w:val="003959FC"/>
    <w:rsid w:val="00397984"/>
    <w:rsid w:val="003A62F3"/>
    <w:rsid w:val="003B03E8"/>
    <w:rsid w:val="003B043D"/>
    <w:rsid w:val="003B1CB7"/>
    <w:rsid w:val="003B4273"/>
    <w:rsid w:val="003B54D9"/>
    <w:rsid w:val="003B6D7B"/>
    <w:rsid w:val="003C6B68"/>
    <w:rsid w:val="003D1366"/>
    <w:rsid w:val="003D1A04"/>
    <w:rsid w:val="003D2FA8"/>
    <w:rsid w:val="003E0C3E"/>
    <w:rsid w:val="003E7145"/>
    <w:rsid w:val="003F6B61"/>
    <w:rsid w:val="0040044E"/>
    <w:rsid w:val="0040190A"/>
    <w:rsid w:val="004142EE"/>
    <w:rsid w:val="00415ECE"/>
    <w:rsid w:val="004301FB"/>
    <w:rsid w:val="00432F5F"/>
    <w:rsid w:val="00433A21"/>
    <w:rsid w:val="00436ABA"/>
    <w:rsid w:val="0044390E"/>
    <w:rsid w:val="00446078"/>
    <w:rsid w:val="0045066D"/>
    <w:rsid w:val="00450FFE"/>
    <w:rsid w:val="00452906"/>
    <w:rsid w:val="004639F3"/>
    <w:rsid w:val="00467CCC"/>
    <w:rsid w:val="00483699"/>
    <w:rsid w:val="00485612"/>
    <w:rsid w:val="00493764"/>
    <w:rsid w:val="0049744A"/>
    <w:rsid w:val="00497F1F"/>
    <w:rsid w:val="004A0999"/>
    <w:rsid w:val="004A266D"/>
    <w:rsid w:val="004A279D"/>
    <w:rsid w:val="004A29D7"/>
    <w:rsid w:val="004B52E9"/>
    <w:rsid w:val="004B54AE"/>
    <w:rsid w:val="004B7705"/>
    <w:rsid w:val="004C0C2F"/>
    <w:rsid w:val="004C2EE7"/>
    <w:rsid w:val="004C6B51"/>
    <w:rsid w:val="004E1923"/>
    <w:rsid w:val="004E7576"/>
    <w:rsid w:val="00521870"/>
    <w:rsid w:val="00524B78"/>
    <w:rsid w:val="0053169A"/>
    <w:rsid w:val="00535CFE"/>
    <w:rsid w:val="00540147"/>
    <w:rsid w:val="00550BC6"/>
    <w:rsid w:val="00552D27"/>
    <w:rsid w:val="005564FE"/>
    <w:rsid w:val="005606E9"/>
    <w:rsid w:val="00560851"/>
    <w:rsid w:val="00565E0B"/>
    <w:rsid w:val="005750EC"/>
    <w:rsid w:val="00575E62"/>
    <w:rsid w:val="00581049"/>
    <w:rsid w:val="005850DC"/>
    <w:rsid w:val="005873DE"/>
    <w:rsid w:val="00592613"/>
    <w:rsid w:val="00594682"/>
    <w:rsid w:val="00595B44"/>
    <w:rsid w:val="00596DAB"/>
    <w:rsid w:val="005972C1"/>
    <w:rsid w:val="005A0160"/>
    <w:rsid w:val="005A31C9"/>
    <w:rsid w:val="005A3BD6"/>
    <w:rsid w:val="005B49B5"/>
    <w:rsid w:val="005B716F"/>
    <w:rsid w:val="005C29B9"/>
    <w:rsid w:val="005C360E"/>
    <w:rsid w:val="005C5132"/>
    <w:rsid w:val="005C7A5D"/>
    <w:rsid w:val="005D3BF6"/>
    <w:rsid w:val="005D4F35"/>
    <w:rsid w:val="005E2091"/>
    <w:rsid w:val="005E67EF"/>
    <w:rsid w:val="005F0420"/>
    <w:rsid w:val="005F08FC"/>
    <w:rsid w:val="005F60D2"/>
    <w:rsid w:val="005F6D92"/>
    <w:rsid w:val="005F7AF6"/>
    <w:rsid w:val="0060170D"/>
    <w:rsid w:val="0060230A"/>
    <w:rsid w:val="006061FA"/>
    <w:rsid w:val="006063C9"/>
    <w:rsid w:val="0060707C"/>
    <w:rsid w:val="006125CC"/>
    <w:rsid w:val="00617E6D"/>
    <w:rsid w:val="006265EA"/>
    <w:rsid w:val="006517AB"/>
    <w:rsid w:val="00652CB3"/>
    <w:rsid w:val="00657595"/>
    <w:rsid w:val="0066284D"/>
    <w:rsid w:val="006774FE"/>
    <w:rsid w:val="00680A04"/>
    <w:rsid w:val="006826A1"/>
    <w:rsid w:val="00685484"/>
    <w:rsid w:val="006A5D61"/>
    <w:rsid w:val="006A6136"/>
    <w:rsid w:val="006A64F9"/>
    <w:rsid w:val="006A76E2"/>
    <w:rsid w:val="006B1CE7"/>
    <w:rsid w:val="006B3179"/>
    <w:rsid w:val="006B58FD"/>
    <w:rsid w:val="006C0857"/>
    <w:rsid w:val="006C33CA"/>
    <w:rsid w:val="006D0748"/>
    <w:rsid w:val="006D19EB"/>
    <w:rsid w:val="006F70DF"/>
    <w:rsid w:val="007018FD"/>
    <w:rsid w:val="00702A9C"/>
    <w:rsid w:val="00702F71"/>
    <w:rsid w:val="0070578E"/>
    <w:rsid w:val="00710AEB"/>
    <w:rsid w:val="00725ABE"/>
    <w:rsid w:val="00731E71"/>
    <w:rsid w:val="00742086"/>
    <w:rsid w:val="0074465D"/>
    <w:rsid w:val="0075015A"/>
    <w:rsid w:val="00752B97"/>
    <w:rsid w:val="0075781B"/>
    <w:rsid w:val="00764932"/>
    <w:rsid w:val="00782108"/>
    <w:rsid w:val="00784A6A"/>
    <w:rsid w:val="00786B09"/>
    <w:rsid w:val="007A58D3"/>
    <w:rsid w:val="007B025E"/>
    <w:rsid w:val="007B6C8C"/>
    <w:rsid w:val="007C6359"/>
    <w:rsid w:val="007E0537"/>
    <w:rsid w:val="007E2B1A"/>
    <w:rsid w:val="007E5E65"/>
    <w:rsid w:val="007F3EB2"/>
    <w:rsid w:val="007F60F2"/>
    <w:rsid w:val="008058D7"/>
    <w:rsid w:val="00810A08"/>
    <w:rsid w:val="00813059"/>
    <w:rsid w:val="008136C6"/>
    <w:rsid w:val="00814422"/>
    <w:rsid w:val="0081736C"/>
    <w:rsid w:val="00824577"/>
    <w:rsid w:val="00832C62"/>
    <w:rsid w:val="00851EFD"/>
    <w:rsid w:val="0086567C"/>
    <w:rsid w:val="00867BD0"/>
    <w:rsid w:val="00872F89"/>
    <w:rsid w:val="00872FD1"/>
    <w:rsid w:val="0087492B"/>
    <w:rsid w:val="008768B6"/>
    <w:rsid w:val="00881A32"/>
    <w:rsid w:val="00886C8E"/>
    <w:rsid w:val="0089357F"/>
    <w:rsid w:val="008A41D4"/>
    <w:rsid w:val="008A6954"/>
    <w:rsid w:val="008B0A30"/>
    <w:rsid w:val="008B4F55"/>
    <w:rsid w:val="008B5381"/>
    <w:rsid w:val="008B5D4A"/>
    <w:rsid w:val="008B6EF8"/>
    <w:rsid w:val="008E44CF"/>
    <w:rsid w:val="008E48A0"/>
    <w:rsid w:val="00901925"/>
    <w:rsid w:val="00906C31"/>
    <w:rsid w:val="00926FBD"/>
    <w:rsid w:val="00935470"/>
    <w:rsid w:val="00935E91"/>
    <w:rsid w:val="00936A7A"/>
    <w:rsid w:val="009370D6"/>
    <w:rsid w:val="00941C7C"/>
    <w:rsid w:val="00956A31"/>
    <w:rsid w:val="00956BA6"/>
    <w:rsid w:val="00974A3E"/>
    <w:rsid w:val="0097730B"/>
    <w:rsid w:val="009925D7"/>
    <w:rsid w:val="009A5573"/>
    <w:rsid w:val="009A68BC"/>
    <w:rsid w:val="009B274B"/>
    <w:rsid w:val="009C0BD0"/>
    <w:rsid w:val="009C144D"/>
    <w:rsid w:val="009D2EA2"/>
    <w:rsid w:val="009E0347"/>
    <w:rsid w:val="009E4CA9"/>
    <w:rsid w:val="009E504F"/>
    <w:rsid w:val="009E5952"/>
    <w:rsid w:val="009F4630"/>
    <w:rsid w:val="009F5ED0"/>
    <w:rsid w:val="009F78E7"/>
    <w:rsid w:val="00A056DE"/>
    <w:rsid w:val="00A11CA2"/>
    <w:rsid w:val="00A133F1"/>
    <w:rsid w:val="00A34976"/>
    <w:rsid w:val="00A41A78"/>
    <w:rsid w:val="00A43EAD"/>
    <w:rsid w:val="00A445B9"/>
    <w:rsid w:val="00A47D85"/>
    <w:rsid w:val="00A512DC"/>
    <w:rsid w:val="00A522D3"/>
    <w:rsid w:val="00A52E2A"/>
    <w:rsid w:val="00A54260"/>
    <w:rsid w:val="00A674B9"/>
    <w:rsid w:val="00A705E6"/>
    <w:rsid w:val="00A84308"/>
    <w:rsid w:val="00A87CEF"/>
    <w:rsid w:val="00A9353D"/>
    <w:rsid w:val="00A973C7"/>
    <w:rsid w:val="00AB077D"/>
    <w:rsid w:val="00AC2A43"/>
    <w:rsid w:val="00AC3A1F"/>
    <w:rsid w:val="00AC5591"/>
    <w:rsid w:val="00AC6C57"/>
    <w:rsid w:val="00AC735A"/>
    <w:rsid w:val="00AD7498"/>
    <w:rsid w:val="00AE7EC2"/>
    <w:rsid w:val="00AF3200"/>
    <w:rsid w:val="00B01EB6"/>
    <w:rsid w:val="00B02B80"/>
    <w:rsid w:val="00B032E1"/>
    <w:rsid w:val="00B03345"/>
    <w:rsid w:val="00B16EFB"/>
    <w:rsid w:val="00B20993"/>
    <w:rsid w:val="00B3014E"/>
    <w:rsid w:val="00B30AA7"/>
    <w:rsid w:val="00B43250"/>
    <w:rsid w:val="00B43D2E"/>
    <w:rsid w:val="00B46AD1"/>
    <w:rsid w:val="00B54772"/>
    <w:rsid w:val="00B60F69"/>
    <w:rsid w:val="00B63386"/>
    <w:rsid w:val="00B667DE"/>
    <w:rsid w:val="00B864FF"/>
    <w:rsid w:val="00B92E7F"/>
    <w:rsid w:val="00B95B27"/>
    <w:rsid w:val="00BA56CA"/>
    <w:rsid w:val="00BA5E76"/>
    <w:rsid w:val="00BC1C78"/>
    <w:rsid w:val="00BC4620"/>
    <w:rsid w:val="00BD33AB"/>
    <w:rsid w:val="00BD675A"/>
    <w:rsid w:val="00BD6A3D"/>
    <w:rsid w:val="00BE10DD"/>
    <w:rsid w:val="00BE7EE2"/>
    <w:rsid w:val="00C00780"/>
    <w:rsid w:val="00C01116"/>
    <w:rsid w:val="00C031E0"/>
    <w:rsid w:val="00C042E7"/>
    <w:rsid w:val="00C05E78"/>
    <w:rsid w:val="00C12901"/>
    <w:rsid w:val="00C14C8A"/>
    <w:rsid w:val="00C203CE"/>
    <w:rsid w:val="00C22882"/>
    <w:rsid w:val="00C2430D"/>
    <w:rsid w:val="00C31A1F"/>
    <w:rsid w:val="00C33FA6"/>
    <w:rsid w:val="00C34318"/>
    <w:rsid w:val="00C40B6F"/>
    <w:rsid w:val="00C53AE0"/>
    <w:rsid w:val="00C54CED"/>
    <w:rsid w:val="00C62A31"/>
    <w:rsid w:val="00C70329"/>
    <w:rsid w:val="00C75468"/>
    <w:rsid w:val="00C76CF2"/>
    <w:rsid w:val="00C870BA"/>
    <w:rsid w:val="00C876CF"/>
    <w:rsid w:val="00C90368"/>
    <w:rsid w:val="00CA6143"/>
    <w:rsid w:val="00CA72BA"/>
    <w:rsid w:val="00CB2D40"/>
    <w:rsid w:val="00CB312A"/>
    <w:rsid w:val="00CB5797"/>
    <w:rsid w:val="00CB6018"/>
    <w:rsid w:val="00CC520F"/>
    <w:rsid w:val="00CE48C1"/>
    <w:rsid w:val="00CE4BA6"/>
    <w:rsid w:val="00CE656E"/>
    <w:rsid w:val="00D0582F"/>
    <w:rsid w:val="00D06603"/>
    <w:rsid w:val="00D24EFE"/>
    <w:rsid w:val="00D30A50"/>
    <w:rsid w:val="00D30A6B"/>
    <w:rsid w:val="00D31A52"/>
    <w:rsid w:val="00D34132"/>
    <w:rsid w:val="00D34CC8"/>
    <w:rsid w:val="00D37AB3"/>
    <w:rsid w:val="00D40BB2"/>
    <w:rsid w:val="00D4150C"/>
    <w:rsid w:val="00D4494E"/>
    <w:rsid w:val="00D47CA2"/>
    <w:rsid w:val="00D57194"/>
    <w:rsid w:val="00D6790F"/>
    <w:rsid w:val="00D75CF8"/>
    <w:rsid w:val="00D77874"/>
    <w:rsid w:val="00D82A08"/>
    <w:rsid w:val="00D958D2"/>
    <w:rsid w:val="00DA26BE"/>
    <w:rsid w:val="00DA3195"/>
    <w:rsid w:val="00DA7C08"/>
    <w:rsid w:val="00DC2535"/>
    <w:rsid w:val="00DC72DB"/>
    <w:rsid w:val="00DD121C"/>
    <w:rsid w:val="00DE17AF"/>
    <w:rsid w:val="00DE214A"/>
    <w:rsid w:val="00DE32F9"/>
    <w:rsid w:val="00DE6E2F"/>
    <w:rsid w:val="00E02CE0"/>
    <w:rsid w:val="00E06320"/>
    <w:rsid w:val="00E11C75"/>
    <w:rsid w:val="00E14009"/>
    <w:rsid w:val="00E15BD3"/>
    <w:rsid w:val="00E16ADD"/>
    <w:rsid w:val="00E16C05"/>
    <w:rsid w:val="00E25B61"/>
    <w:rsid w:val="00E34E04"/>
    <w:rsid w:val="00E43E58"/>
    <w:rsid w:val="00E46CB5"/>
    <w:rsid w:val="00E470DE"/>
    <w:rsid w:val="00E62C60"/>
    <w:rsid w:val="00E726BF"/>
    <w:rsid w:val="00E72FDB"/>
    <w:rsid w:val="00E812EF"/>
    <w:rsid w:val="00E82A80"/>
    <w:rsid w:val="00E868E9"/>
    <w:rsid w:val="00E87CE7"/>
    <w:rsid w:val="00E9191E"/>
    <w:rsid w:val="00E926C7"/>
    <w:rsid w:val="00E94EE6"/>
    <w:rsid w:val="00E95DC0"/>
    <w:rsid w:val="00E9636B"/>
    <w:rsid w:val="00E97133"/>
    <w:rsid w:val="00EA6AEC"/>
    <w:rsid w:val="00EB28CD"/>
    <w:rsid w:val="00EB3132"/>
    <w:rsid w:val="00EC69B8"/>
    <w:rsid w:val="00ED1F8B"/>
    <w:rsid w:val="00ED4D8E"/>
    <w:rsid w:val="00EE4A5E"/>
    <w:rsid w:val="00F05A10"/>
    <w:rsid w:val="00F06484"/>
    <w:rsid w:val="00F069B9"/>
    <w:rsid w:val="00F30005"/>
    <w:rsid w:val="00F309B9"/>
    <w:rsid w:val="00F4084D"/>
    <w:rsid w:val="00F50561"/>
    <w:rsid w:val="00F5603F"/>
    <w:rsid w:val="00F57A9B"/>
    <w:rsid w:val="00F649E2"/>
    <w:rsid w:val="00F72B5D"/>
    <w:rsid w:val="00F73A2C"/>
    <w:rsid w:val="00F80343"/>
    <w:rsid w:val="00F8192B"/>
    <w:rsid w:val="00F82F45"/>
    <w:rsid w:val="00F87711"/>
    <w:rsid w:val="00F91C64"/>
    <w:rsid w:val="00F93B30"/>
    <w:rsid w:val="00FA1FBD"/>
    <w:rsid w:val="00FA6D97"/>
    <w:rsid w:val="00FC37D5"/>
    <w:rsid w:val="00FC7BB0"/>
    <w:rsid w:val="00FD2039"/>
    <w:rsid w:val="00FD31B9"/>
    <w:rsid w:val="00FD5512"/>
    <w:rsid w:val="00FD7232"/>
    <w:rsid w:val="00FF5E1E"/>
    <w:rsid w:val="00FF6306"/>
    <w:rsid w:val="011F9BEC"/>
    <w:rsid w:val="0127128F"/>
    <w:rsid w:val="012DE3CF"/>
    <w:rsid w:val="01471211"/>
    <w:rsid w:val="016F3857"/>
    <w:rsid w:val="01D00FF3"/>
    <w:rsid w:val="021557E3"/>
    <w:rsid w:val="02A4A81D"/>
    <w:rsid w:val="02B86D04"/>
    <w:rsid w:val="0335A461"/>
    <w:rsid w:val="0389A79A"/>
    <w:rsid w:val="042D9101"/>
    <w:rsid w:val="04C1B566"/>
    <w:rsid w:val="055BEE14"/>
    <w:rsid w:val="05637292"/>
    <w:rsid w:val="05655286"/>
    <w:rsid w:val="05C52342"/>
    <w:rsid w:val="0656FDF5"/>
    <w:rsid w:val="0674EC98"/>
    <w:rsid w:val="07B08FB1"/>
    <w:rsid w:val="090733A0"/>
    <w:rsid w:val="090941AD"/>
    <w:rsid w:val="091A1809"/>
    <w:rsid w:val="09409380"/>
    <w:rsid w:val="097BBED4"/>
    <w:rsid w:val="09CB919B"/>
    <w:rsid w:val="0A233D17"/>
    <w:rsid w:val="0A5B775A"/>
    <w:rsid w:val="0B143769"/>
    <w:rsid w:val="0B4FE247"/>
    <w:rsid w:val="0CD04447"/>
    <w:rsid w:val="0D428035"/>
    <w:rsid w:val="0DE18A39"/>
    <w:rsid w:val="0DFF2B32"/>
    <w:rsid w:val="0E24764C"/>
    <w:rsid w:val="0E356AD0"/>
    <w:rsid w:val="0E54991B"/>
    <w:rsid w:val="0E610762"/>
    <w:rsid w:val="0E7AC2F9"/>
    <w:rsid w:val="0EB7D76D"/>
    <w:rsid w:val="0F0726E5"/>
    <w:rsid w:val="0F73925C"/>
    <w:rsid w:val="0FE331BF"/>
    <w:rsid w:val="0FEAB178"/>
    <w:rsid w:val="1020A6FB"/>
    <w:rsid w:val="104F311D"/>
    <w:rsid w:val="1070FFA2"/>
    <w:rsid w:val="11C6B023"/>
    <w:rsid w:val="11E0711A"/>
    <w:rsid w:val="11E4A33A"/>
    <w:rsid w:val="11F0EFA3"/>
    <w:rsid w:val="1230A4B4"/>
    <w:rsid w:val="126885AC"/>
    <w:rsid w:val="1295DF61"/>
    <w:rsid w:val="12FB6657"/>
    <w:rsid w:val="13412711"/>
    <w:rsid w:val="134AAADF"/>
    <w:rsid w:val="134B19C4"/>
    <w:rsid w:val="14AEF363"/>
    <w:rsid w:val="15838E2D"/>
    <w:rsid w:val="1613691D"/>
    <w:rsid w:val="16824C81"/>
    <w:rsid w:val="16C875F9"/>
    <w:rsid w:val="179A7356"/>
    <w:rsid w:val="17E0F373"/>
    <w:rsid w:val="18919272"/>
    <w:rsid w:val="18ABBD80"/>
    <w:rsid w:val="1910AE49"/>
    <w:rsid w:val="1A0B5460"/>
    <w:rsid w:val="1A0D7898"/>
    <w:rsid w:val="1B1383AD"/>
    <w:rsid w:val="1B151729"/>
    <w:rsid w:val="1B4A73C2"/>
    <w:rsid w:val="1B7248F9"/>
    <w:rsid w:val="1B78745A"/>
    <w:rsid w:val="1B896D12"/>
    <w:rsid w:val="1BEBE323"/>
    <w:rsid w:val="1C00C2C3"/>
    <w:rsid w:val="1C287342"/>
    <w:rsid w:val="1C50AEE4"/>
    <w:rsid w:val="1C8773A2"/>
    <w:rsid w:val="1CB3E8F5"/>
    <w:rsid w:val="1D7551B7"/>
    <w:rsid w:val="1D80AF34"/>
    <w:rsid w:val="1D930E8E"/>
    <w:rsid w:val="1DEE465B"/>
    <w:rsid w:val="1E3E0794"/>
    <w:rsid w:val="1F1F7D32"/>
    <w:rsid w:val="2000F903"/>
    <w:rsid w:val="200B349D"/>
    <w:rsid w:val="21778212"/>
    <w:rsid w:val="21AA553C"/>
    <w:rsid w:val="226D21CF"/>
    <w:rsid w:val="239552D5"/>
    <w:rsid w:val="23E63D15"/>
    <w:rsid w:val="24AEC9A0"/>
    <w:rsid w:val="24D9C766"/>
    <w:rsid w:val="2513BEF2"/>
    <w:rsid w:val="258D049E"/>
    <w:rsid w:val="25DEB282"/>
    <w:rsid w:val="25F1ED60"/>
    <w:rsid w:val="25F55A27"/>
    <w:rsid w:val="2652FFF6"/>
    <w:rsid w:val="26C090DF"/>
    <w:rsid w:val="272ECE70"/>
    <w:rsid w:val="273ABF8E"/>
    <w:rsid w:val="27E79D7D"/>
    <w:rsid w:val="27E89B8F"/>
    <w:rsid w:val="2843C1A6"/>
    <w:rsid w:val="295B948C"/>
    <w:rsid w:val="299DA647"/>
    <w:rsid w:val="2A784793"/>
    <w:rsid w:val="2AECF567"/>
    <w:rsid w:val="2BA6CAF0"/>
    <w:rsid w:val="2BB58DFF"/>
    <w:rsid w:val="2BEA6A31"/>
    <w:rsid w:val="2C3F3FA1"/>
    <w:rsid w:val="2C8C69E8"/>
    <w:rsid w:val="2E82289E"/>
    <w:rsid w:val="2E9E55B1"/>
    <w:rsid w:val="2F042D56"/>
    <w:rsid w:val="2F506261"/>
    <w:rsid w:val="2F7C338A"/>
    <w:rsid w:val="2FCE4399"/>
    <w:rsid w:val="2FEC09F7"/>
    <w:rsid w:val="30137650"/>
    <w:rsid w:val="3056FBD3"/>
    <w:rsid w:val="305EDDE7"/>
    <w:rsid w:val="30913EDB"/>
    <w:rsid w:val="30A0A228"/>
    <w:rsid w:val="30C0B495"/>
    <w:rsid w:val="30E82E74"/>
    <w:rsid w:val="30F101BF"/>
    <w:rsid w:val="312F33A7"/>
    <w:rsid w:val="320F06A2"/>
    <w:rsid w:val="32532262"/>
    <w:rsid w:val="3261E1F3"/>
    <w:rsid w:val="3274BB50"/>
    <w:rsid w:val="32A069FB"/>
    <w:rsid w:val="32A279B3"/>
    <w:rsid w:val="330C6F47"/>
    <w:rsid w:val="331AE06C"/>
    <w:rsid w:val="340BF9C3"/>
    <w:rsid w:val="349E8421"/>
    <w:rsid w:val="35A751AC"/>
    <w:rsid w:val="35CADAC1"/>
    <w:rsid w:val="35E4DD28"/>
    <w:rsid w:val="37A5E2E9"/>
    <w:rsid w:val="37DBF7C8"/>
    <w:rsid w:val="38963091"/>
    <w:rsid w:val="38AD42AA"/>
    <w:rsid w:val="3905B094"/>
    <w:rsid w:val="39417F87"/>
    <w:rsid w:val="39A598E1"/>
    <w:rsid w:val="3A164759"/>
    <w:rsid w:val="3A2D27A0"/>
    <w:rsid w:val="3A4E6628"/>
    <w:rsid w:val="3A60804F"/>
    <w:rsid w:val="3AA4C328"/>
    <w:rsid w:val="3B026CC5"/>
    <w:rsid w:val="3B0D0A4C"/>
    <w:rsid w:val="3B0E34C9"/>
    <w:rsid w:val="3B6EA877"/>
    <w:rsid w:val="3BA38F24"/>
    <w:rsid w:val="3C34D66F"/>
    <w:rsid w:val="3D0BEA1C"/>
    <w:rsid w:val="3D48CE06"/>
    <w:rsid w:val="3D85EE20"/>
    <w:rsid w:val="3E9596A0"/>
    <w:rsid w:val="3EC2973A"/>
    <w:rsid w:val="3ED3E68E"/>
    <w:rsid w:val="3EF3A5C5"/>
    <w:rsid w:val="3F444F69"/>
    <w:rsid w:val="3FE6C28E"/>
    <w:rsid w:val="4086957B"/>
    <w:rsid w:val="40A8E968"/>
    <w:rsid w:val="40E5C247"/>
    <w:rsid w:val="415D7AB9"/>
    <w:rsid w:val="416B4FB7"/>
    <w:rsid w:val="419A4C19"/>
    <w:rsid w:val="41A61FEE"/>
    <w:rsid w:val="41C82E3F"/>
    <w:rsid w:val="41E51A8C"/>
    <w:rsid w:val="41EE09D6"/>
    <w:rsid w:val="42BDF4FA"/>
    <w:rsid w:val="42C09A04"/>
    <w:rsid w:val="431A31AC"/>
    <w:rsid w:val="4392265A"/>
    <w:rsid w:val="447778DD"/>
    <w:rsid w:val="447F052E"/>
    <w:rsid w:val="44C8D6E8"/>
    <w:rsid w:val="451C175E"/>
    <w:rsid w:val="45283F22"/>
    <w:rsid w:val="45404C5E"/>
    <w:rsid w:val="454A235A"/>
    <w:rsid w:val="45817E6B"/>
    <w:rsid w:val="461C5357"/>
    <w:rsid w:val="462EBC23"/>
    <w:rsid w:val="468A1462"/>
    <w:rsid w:val="46E12DC8"/>
    <w:rsid w:val="47A880F9"/>
    <w:rsid w:val="47D1218B"/>
    <w:rsid w:val="47DF6268"/>
    <w:rsid w:val="47E45832"/>
    <w:rsid w:val="482B01AD"/>
    <w:rsid w:val="48370D79"/>
    <w:rsid w:val="48735CFD"/>
    <w:rsid w:val="488298CB"/>
    <w:rsid w:val="4A52426B"/>
    <w:rsid w:val="4B1E87CE"/>
    <w:rsid w:val="4B4964EF"/>
    <w:rsid w:val="4B8AFCDB"/>
    <w:rsid w:val="4BC33C2A"/>
    <w:rsid w:val="4BF06318"/>
    <w:rsid w:val="4C21184F"/>
    <w:rsid w:val="4CE73AAE"/>
    <w:rsid w:val="4D634EF4"/>
    <w:rsid w:val="4D65FFBF"/>
    <w:rsid w:val="4D70767E"/>
    <w:rsid w:val="4D9E3619"/>
    <w:rsid w:val="4DA4A31A"/>
    <w:rsid w:val="4DAB68D0"/>
    <w:rsid w:val="4E5AA8FC"/>
    <w:rsid w:val="4F784B9F"/>
    <w:rsid w:val="4FAAC80C"/>
    <w:rsid w:val="4FEA041B"/>
    <w:rsid w:val="504F20F5"/>
    <w:rsid w:val="509E1921"/>
    <w:rsid w:val="50D4B062"/>
    <w:rsid w:val="51AA8E97"/>
    <w:rsid w:val="52B3DB8E"/>
    <w:rsid w:val="52E7DC0F"/>
    <w:rsid w:val="534B1AA3"/>
    <w:rsid w:val="547529BE"/>
    <w:rsid w:val="55DAEA9D"/>
    <w:rsid w:val="563CA2DA"/>
    <w:rsid w:val="5648A532"/>
    <w:rsid w:val="56B93859"/>
    <w:rsid w:val="56C66747"/>
    <w:rsid w:val="56D7CC8F"/>
    <w:rsid w:val="570437A9"/>
    <w:rsid w:val="57196C1F"/>
    <w:rsid w:val="574A10A6"/>
    <w:rsid w:val="5785D91A"/>
    <w:rsid w:val="5796B232"/>
    <w:rsid w:val="57B6023C"/>
    <w:rsid w:val="5809D1E4"/>
    <w:rsid w:val="5816C6D1"/>
    <w:rsid w:val="5824B927"/>
    <w:rsid w:val="58DD8696"/>
    <w:rsid w:val="595DF80C"/>
    <w:rsid w:val="596629BE"/>
    <w:rsid w:val="5996F0C4"/>
    <w:rsid w:val="59A4447C"/>
    <w:rsid w:val="5A0FF46C"/>
    <w:rsid w:val="5A8A5075"/>
    <w:rsid w:val="5AC95666"/>
    <w:rsid w:val="5AD9A147"/>
    <w:rsid w:val="5B383BBF"/>
    <w:rsid w:val="5B6B00BB"/>
    <w:rsid w:val="5B9D9E9A"/>
    <w:rsid w:val="5BED8378"/>
    <w:rsid w:val="5C137223"/>
    <w:rsid w:val="5CF948D1"/>
    <w:rsid w:val="5CFCE9F3"/>
    <w:rsid w:val="5D3C7ABB"/>
    <w:rsid w:val="5E44FD29"/>
    <w:rsid w:val="5EB5A0B6"/>
    <w:rsid w:val="5F564B10"/>
    <w:rsid w:val="5FFFDD75"/>
    <w:rsid w:val="6049B45B"/>
    <w:rsid w:val="60A62540"/>
    <w:rsid w:val="60F0539C"/>
    <w:rsid w:val="60F0FA82"/>
    <w:rsid w:val="60FD3D8D"/>
    <w:rsid w:val="61B65EF3"/>
    <w:rsid w:val="6217DFF7"/>
    <w:rsid w:val="622902BC"/>
    <w:rsid w:val="627081AF"/>
    <w:rsid w:val="63541643"/>
    <w:rsid w:val="6376B2B0"/>
    <w:rsid w:val="644BF055"/>
    <w:rsid w:val="64D9F208"/>
    <w:rsid w:val="64F1579E"/>
    <w:rsid w:val="6535D772"/>
    <w:rsid w:val="6547FA22"/>
    <w:rsid w:val="655626D9"/>
    <w:rsid w:val="65D3919B"/>
    <w:rsid w:val="65E5F468"/>
    <w:rsid w:val="65F39CBE"/>
    <w:rsid w:val="679B0C00"/>
    <w:rsid w:val="67B4C30E"/>
    <w:rsid w:val="688CF3C1"/>
    <w:rsid w:val="688E1471"/>
    <w:rsid w:val="68FD04E8"/>
    <w:rsid w:val="69DBFCAD"/>
    <w:rsid w:val="6A475CFA"/>
    <w:rsid w:val="6A7D20E5"/>
    <w:rsid w:val="6AE66790"/>
    <w:rsid w:val="6B05A438"/>
    <w:rsid w:val="6BC75F75"/>
    <w:rsid w:val="6C2041B8"/>
    <w:rsid w:val="6D306DA5"/>
    <w:rsid w:val="6D76ED10"/>
    <w:rsid w:val="6D8A419C"/>
    <w:rsid w:val="6DB4B5E2"/>
    <w:rsid w:val="6E1A5965"/>
    <w:rsid w:val="6EA5E632"/>
    <w:rsid w:val="6FFEF9E3"/>
    <w:rsid w:val="70090F80"/>
    <w:rsid w:val="709C5004"/>
    <w:rsid w:val="70A23B0E"/>
    <w:rsid w:val="70BDA0FF"/>
    <w:rsid w:val="70FE7A97"/>
    <w:rsid w:val="713E88C1"/>
    <w:rsid w:val="715E4CB5"/>
    <w:rsid w:val="71626F34"/>
    <w:rsid w:val="716DB1F8"/>
    <w:rsid w:val="71A7458F"/>
    <w:rsid w:val="71BDA1AD"/>
    <w:rsid w:val="720ACEA2"/>
    <w:rsid w:val="7236BFC0"/>
    <w:rsid w:val="72B77857"/>
    <w:rsid w:val="72DB599C"/>
    <w:rsid w:val="72E8DAD8"/>
    <w:rsid w:val="7336F225"/>
    <w:rsid w:val="7345D140"/>
    <w:rsid w:val="7352415C"/>
    <w:rsid w:val="7362229E"/>
    <w:rsid w:val="737A8EBC"/>
    <w:rsid w:val="73CD9FAA"/>
    <w:rsid w:val="73DB1E84"/>
    <w:rsid w:val="73E2A9BB"/>
    <w:rsid w:val="74334767"/>
    <w:rsid w:val="762304E8"/>
    <w:rsid w:val="764AC382"/>
    <w:rsid w:val="7686D7DE"/>
    <w:rsid w:val="76AF2216"/>
    <w:rsid w:val="76B1229C"/>
    <w:rsid w:val="76B7A5C4"/>
    <w:rsid w:val="76CEAA85"/>
    <w:rsid w:val="76E17D75"/>
    <w:rsid w:val="77BCFB4C"/>
    <w:rsid w:val="7852537C"/>
    <w:rsid w:val="7856D0E8"/>
    <w:rsid w:val="78B9CE8F"/>
    <w:rsid w:val="79D6A3CB"/>
    <w:rsid w:val="7A4FC4D3"/>
    <w:rsid w:val="7AB965AF"/>
    <w:rsid w:val="7ACAEA31"/>
    <w:rsid w:val="7B3A05A2"/>
    <w:rsid w:val="7B6254DB"/>
    <w:rsid w:val="7BE99CA9"/>
    <w:rsid w:val="7C2717D5"/>
    <w:rsid w:val="7C80F487"/>
    <w:rsid w:val="7C81C281"/>
    <w:rsid w:val="7D31BCC8"/>
    <w:rsid w:val="7D633102"/>
    <w:rsid w:val="7D8EC05B"/>
    <w:rsid w:val="7D90CAF4"/>
    <w:rsid w:val="7D95C15D"/>
    <w:rsid w:val="7DDBF60D"/>
    <w:rsid w:val="7E73FCD0"/>
    <w:rsid w:val="7ED51147"/>
    <w:rsid w:val="7EF76DD9"/>
    <w:rsid w:val="7F2CC3A4"/>
    <w:rsid w:val="7FE1C5B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DD20A"/>
  <w15:docId w15:val="{32CD3D94-82A9-4F57-ACD7-C48AFF565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rPr>
  </w:style>
  <w:style w:type="paragraph" w:styleId="Heading1">
    <w:name w:val="heading 1"/>
    <w:basedOn w:val="Normal"/>
    <w:next w:val="HeadText1"/>
    <w:link w:val="Heading1Char"/>
    <w:qFormat/>
    <w:pPr>
      <w:keepNext/>
      <w:numPr>
        <w:numId w:val="22"/>
      </w:numPr>
      <w:spacing w:before="120" w:after="120"/>
      <w:outlineLvl w:val="0"/>
    </w:pPr>
    <w:rPr>
      <w:rFonts w:cs="Arial"/>
      <w:b/>
      <w:bCs/>
      <w:caps/>
    </w:rPr>
  </w:style>
  <w:style w:type="paragraph" w:styleId="Heading2">
    <w:name w:val="heading 2"/>
    <w:basedOn w:val="Normal"/>
    <w:next w:val="HeadText2"/>
    <w:link w:val="Heading2Char"/>
    <w:qFormat/>
    <w:pPr>
      <w:keepNext/>
      <w:keepLines/>
      <w:numPr>
        <w:ilvl w:val="1"/>
        <w:numId w:val="22"/>
      </w:numPr>
      <w:tabs>
        <w:tab w:val="left" w:pos="648"/>
        <w:tab w:val="left" w:pos="720"/>
      </w:tabs>
      <w:spacing w:before="120" w:after="120"/>
      <w:outlineLvl w:val="1"/>
    </w:pPr>
    <w:rPr>
      <w:rFonts w:cs="Arial"/>
      <w:b/>
      <w:bCs/>
      <w:iCs/>
      <w:szCs w:val="28"/>
    </w:rPr>
  </w:style>
  <w:style w:type="paragraph" w:styleId="Heading3">
    <w:name w:val="heading 3"/>
    <w:basedOn w:val="Normal"/>
    <w:next w:val="HeadText3"/>
    <w:link w:val="Heading3Char"/>
    <w:qFormat/>
    <w:pPr>
      <w:keepNext/>
      <w:numPr>
        <w:ilvl w:val="2"/>
        <w:numId w:val="22"/>
      </w:numPr>
      <w:tabs>
        <w:tab w:val="left" w:pos="936"/>
        <w:tab w:val="left" w:pos="1080"/>
      </w:tabs>
      <w:outlineLvl w:val="2"/>
    </w:pPr>
    <w:rPr>
      <w:rFonts w:cs="Arial"/>
      <w:b/>
      <w:bCs/>
      <w:szCs w:val="26"/>
    </w:rPr>
  </w:style>
  <w:style w:type="paragraph" w:styleId="Heading4">
    <w:name w:val="heading 4"/>
    <w:basedOn w:val="Heading3"/>
    <w:next w:val="HeadText4"/>
    <w:link w:val="Heading4Char"/>
    <w:qFormat/>
    <w:pPr>
      <w:numPr>
        <w:ilvl w:val="3"/>
      </w:numPr>
      <w:tabs>
        <w:tab w:val="clear" w:pos="936"/>
      </w:tabs>
      <w:outlineLvl w:val="3"/>
    </w:pPr>
  </w:style>
  <w:style w:type="paragraph" w:styleId="Heading5">
    <w:name w:val="heading 5"/>
    <w:basedOn w:val="Heading4"/>
    <w:next w:val="HeadText5"/>
    <w:link w:val="Heading5Char"/>
    <w:qFormat/>
    <w:pPr>
      <w:numPr>
        <w:ilvl w:val="4"/>
      </w:numPr>
      <w:tabs>
        <w:tab w:val="clear" w:pos="1080"/>
        <w:tab w:val="left" w:pos="1224"/>
      </w:tabs>
      <w:outlineLvl w:val="4"/>
    </w:pPr>
  </w:style>
  <w:style w:type="paragraph" w:styleId="Heading6">
    <w:name w:val="heading 6"/>
    <w:basedOn w:val="Normal"/>
    <w:next w:val="Normal"/>
    <w:link w:val="Heading6Char"/>
    <w:qFormat/>
    <w:pPr>
      <w:numPr>
        <w:ilvl w:val="5"/>
        <w:numId w:val="22"/>
      </w:numPr>
      <w:tabs>
        <w:tab w:val="left" w:pos="1152"/>
        <w:tab w:val="left" w:pos="1440"/>
      </w:tabs>
      <w:spacing w:before="240"/>
      <w:outlineLvl w:val="5"/>
    </w:pPr>
    <w:rPr>
      <w:b/>
    </w:rPr>
  </w:style>
  <w:style w:type="paragraph" w:styleId="Heading7">
    <w:name w:val="heading 7"/>
    <w:basedOn w:val="Normal"/>
    <w:next w:val="Normal"/>
    <w:link w:val="Heading7Char"/>
    <w:qFormat/>
    <w:pPr>
      <w:numPr>
        <w:ilvl w:val="6"/>
        <w:numId w:val="22"/>
      </w:numPr>
      <w:tabs>
        <w:tab w:val="num" w:pos="1296"/>
      </w:tabs>
      <w:spacing w:before="240" w:after="60"/>
      <w:outlineLvl w:val="6"/>
    </w:pPr>
  </w:style>
  <w:style w:type="paragraph" w:styleId="Heading8">
    <w:name w:val="heading 8"/>
    <w:basedOn w:val="Normal"/>
    <w:next w:val="Normal"/>
    <w:link w:val="Heading8Char"/>
    <w:qFormat/>
    <w:pPr>
      <w:numPr>
        <w:ilvl w:val="7"/>
        <w:numId w:val="22"/>
      </w:numPr>
      <w:tabs>
        <w:tab w:val="num" w:pos="1440"/>
      </w:tabs>
      <w:spacing w:before="240" w:after="60"/>
      <w:outlineLvl w:val="7"/>
    </w:pPr>
    <w:rPr>
      <w:i/>
    </w:rPr>
  </w:style>
  <w:style w:type="paragraph" w:styleId="Heading9">
    <w:name w:val="heading 9"/>
    <w:basedOn w:val="Normal"/>
    <w:next w:val="Normal"/>
    <w:link w:val="Heading9Char"/>
    <w:qFormat/>
    <w:pPr>
      <w:numPr>
        <w:ilvl w:val="8"/>
        <w:numId w:val="22"/>
      </w:numPr>
      <w:tabs>
        <w:tab w:val="num" w:pos="1584"/>
      </w:tabs>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il"/>
        <w:bottom w:val="single" w:sz="4" w:space="0" w:color="000000" w:themeColor="text1"/>
        <w:right w:val="nil"/>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sing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4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sing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il"/>
          <w:left w:val="nil"/>
          <w:bottom w:val="single" w:sz="4" w:space="0" w:color="A6BFDD" w:themeColor="accent1" w:themeTint="80"/>
          <w:right w:val="nil"/>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il"/>
          <w:left w:val="nil"/>
          <w:bottom w:val="single" w:sz="4" w:space="0" w:color="9ABB59" w:themeColor="accent3" w:themeTint="FE"/>
          <w:right w:val="nil"/>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il"/>
          <w:left w:val="nil"/>
          <w:bottom w:val="single" w:sz="4" w:space="0" w:color="99D0DE" w:themeColor="accent5" w:themeTint="90"/>
          <w:right w:val="nil"/>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il"/>
          <w:left w:val="nil"/>
          <w:bottom w:val="single" w:sz="4" w:space="0" w:color="FAC396" w:themeColor="accent6" w:themeTint="90"/>
          <w:right w:val="nil"/>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il"/>
          <w:left w:val="nil"/>
          <w:bottom w:val="single" w:sz="4" w:space="0" w:color="4F81BD" w:themeColor="accent1"/>
          <w:right w:val="nil"/>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il"/>
          <w:bottom w:val="nil"/>
          <w:right w:val="nil"/>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il"/>
          <w:left w:val="nil"/>
          <w:bottom w:val="single" w:sz="4" w:space="0" w:color="C3D69B" w:themeColor="accent3" w:themeTint="98"/>
          <w:right w:val="nil"/>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il"/>
          <w:left w:val="nil"/>
          <w:bottom w:val="single" w:sz="4" w:space="0" w:color="92CCDC" w:themeColor="accent5" w:themeTint="9A"/>
          <w:right w:val="nil"/>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il"/>
          <w:left w:val="nil"/>
          <w:bottom w:val="single" w:sz="4" w:space="0" w:color="FAC090" w:themeColor="accent6" w:themeTint="98"/>
          <w:right w:val="nil"/>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6Char">
    <w:name w:val="Heading 6 Char"/>
    <w:basedOn w:val="DefaultParagraphFont"/>
    <w:link w:val="Heading6"/>
    <w:rPr>
      <w:rFonts w:ascii="Arial" w:hAnsi="Arial"/>
      <w:b/>
    </w:rPr>
  </w:style>
  <w:style w:type="character" w:customStyle="1" w:styleId="Heading7Char">
    <w:name w:val="Heading 7 Char"/>
    <w:basedOn w:val="DefaultParagraphFont"/>
    <w:link w:val="Heading7"/>
    <w:rPr>
      <w:rFonts w:ascii="Arial" w:hAnsi="Arial"/>
    </w:rPr>
  </w:style>
  <w:style w:type="character" w:customStyle="1" w:styleId="Heading8Char">
    <w:name w:val="Heading 8 Char"/>
    <w:basedOn w:val="DefaultParagraphFont"/>
    <w:link w:val="Heading8"/>
    <w:rPr>
      <w:rFonts w:ascii="Arial" w:hAnsi="Arial"/>
      <w:i/>
    </w:rPr>
  </w:style>
  <w:style w:type="character" w:customStyle="1" w:styleId="Heading9Char">
    <w:name w:val="Heading 9 Char"/>
    <w:basedOn w:val="DefaultParagraphFont"/>
    <w:link w:val="Heading9"/>
    <w:rPr>
      <w:rFonts w:ascii="Arial" w:hAnsi="Arial"/>
      <w:b/>
      <w:i/>
      <w:sz w:val="1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HeadText1">
    <w:name w:val="Head Text 1"/>
    <w:basedOn w:val="StyleJustifiedLeft025"/>
  </w:style>
  <w:style w:type="paragraph" w:customStyle="1" w:styleId="StyleJustifiedLeft025">
    <w:name w:val="Style Justified Left:  0.25&quot;"/>
    <w:basedOn w:val="Normal"/>
    <w:pPr>
      <w:spacing w:after="160"/>
      <w:ind w:left="360"/>
      <w:jc w:val="both"/>
    </w:pPr>
  </w:style>
  <w:style w:type="paragraph" w:customStyle="1" w:styleId="HeadText2">
    <w:name w:val="Head Text 2"/>
    <w:basedOn w:val="StyleJustifiedLeft055"/>
    <w:link w:val="HeadText2Char"/>
  </w:style>
  <w:style w:type="paragraph" w:customStyle="1" w:styleId="StyleJustifiedLeft055">
    <w:name w:val="Style Justified Left:  0.55&quot;"/>
    <w:basedOn w:val="Normal"/>
    <w:link w:val="StyleJustifiedLeft055Char"/>
    <w:pPr>
      <w:spacing w:after="160"/>
      <w:ind w:left="648"/>
      <w:jc w:val="both"/>
    </w:pPr>
  </w:style>
  <w:style w:type="character" w:customStyle="1" w:styleId="StyleJustifiedLeft055Char">
    <w:name w:val="Style Justified Left:  0.55&quot; Char"/>
    <w:link w:val="StyleJustifiedLeft055"/>
    <w:rPr>
      <w:rFonts w:ascii="Arial" w:hAnsi="Arial"/>
      <w:lang w:val="en-US" w:eastAsia="en-US" w:bidi="ar-SA"/>
    </w:rPr>
  </w:style>
  <w:style w:type="character" w:customStyle="1" w:styleId="HeadText2Char">
    <w:name w:val="Head Text 2 Char"/>
    <w:basedOn w:val="StyleJustifiedLeft055Char"/>
    <w:link w:val="HeadText2"/>
    <w:rPr>
      <w:rFonts w:ascii="Arial" w:hAnsi="Arial"/>
      <w:lang w:val="en-US" w:eastAsia="en-US" w:bidi="ar-SA"/>
    </w:rPr>
  </w:style>
  <w:style w:type="character" w:customStyle="1" w:styleId="Heading2Char">
    <w:name w:val="Heading 2 Char"/>
    <w:link w:val="Heading2"/>
    <w:rPr>
      <w:rFonts w:ascii="Arial" w:hAnsi="Arial" w:cs="Arial"/>
      <w:b/>
      <w:bCs/>
      <w:iCs/>
      <w:szCs w:val="28"/>
    </w:rPr>
  </w:style>
  <w:style w:type="paragraph" w:customStyle="1" w:styleId="HeadText3">
    <w:name w:val="Head Text 3"/>
    <w:basedOn w:val="StyleLeft063"/>
    <w:link w:val="HeadText3Char"/>
    <w:pPr>
      <w:spacing w:after="120"/>
    </w:pPr>
  </w:style>
  <w:style w:type="paragraph" w:customStyle="1" w:styleId="StyleLeft063">
    <w:name w:val="Style Left:  0.63&quot;"/>
    <w:basedOn w:val="Normal"/>
    <w:link w:val="StyleLeft063Char"/>
    <w:pPr>
      <w:spacing w:after="160"/>
      <w:ind w:left="907"/>
      <w:jc w:val="both"/>
    </w:pPr>
  </w:style>
  <w:style w:type="character" w:customStyle="1" w:styleId="StyleLeft063Char">
    <w:name w:val="Style Left:  0.63&quot; Char"/>
    <w:link w:val="StyleLeft063"/>
    <w:rPr>
      <w:rFonts w:ascii="Arial" w:hAnsi="Arial"/>
      <w:lang w:val="en-US" w:eastAsia="en-US" w:bidi="ar-SA"/>
    </w:rPr>
  </w:style>
  <w:style w:type="character" w:customStyle="1" w:styleId="HeadText3Char">
    <w:name w:val="Head Text 3 Char"/>
    <w:basedOn w:val="StyleLeft063Char"/>
    <w:link w:val="HeadText3"/>
    <w:rPr>
      <w:rFonts w:ascii="Arial" w:hAnsi="Arial"/>
      <w:lang w:val="en-US" w:eastAsia="en-US" w:bidi="ar-SA"/>
    </w:rPr>
  </w:style>
  <w:style w:type="character" w:customStyle="1" w:styleId="Heading3Char">
    <w:name w:val="Heading 3 Char"/>
    <w:link w:val="Heading3"/>
    <w:rPr>
      <w:rFonts w:ascii="Arial" w:hAnsi="Arial" w:cs="Arial"/>
      <w:b/>
      <w:bCs/>
      <w:szCs w:val="26"/>
    </w:rPr>
  </w:style>
  <w:style w:type="paragraph" w:customStyle="1" w:styleId="HeadText4">
    <w:name w:val="Head Text 4"/>
    <w:basedOn w:val="StyleJustifiedLeft075"/>
    <w:link w:val="HeadText4Char"/>
    <w:pPr>
      <w:spacing w:after="120"/>
    </w:pPr>
  </w:style>
  <w:style w:type="paragraph" w:customStyle="1" w:styleId="StyleJustifiedLeft075">
    <w:name w:val="Style Justified Left:  0.75&quot;"/>
    <w:basedOn w:val="Normal"/>
    <w:link w:val="StyleJustifiedLeft075Char"/>
    <w:pPr>
      <w:spacing w:after="160"/>
      <w:ind w:left="1080"/>
      <w:jc w:val="both"/>
    </w:pPr>
  </w:style>
  <w:style w:type="character" w:customStyle="1" w:styleId="StyleJustifiedLeft075Char">
    <w:name w:val="Style Justified Left:  0.75&quot; Char"/>
    <w:link w:val="StyleJustifiedLeft075"/>
    <w:rPr>
      <w:rFonts w:ascii="Arial" w:hAnsi="Arial"/>
      <w:lang w:val="en-US" w:eastAsia="en-US" w:bidi="ar-SA"/>
    </w:rPr>
  </w:style>
  <w:style w:type="character" w:customStyle="1" w:styleId="HeadText4Char">
    <w:name w:val="Head Text 4 Char"/>
    <w:basedOn w:val="StyleJustifiedLeft075Char"/>
    <w:link w:val="HeadText4"/>
    <w:rPr>
      <w:rFonts w:ascii="Arial" w:hAnsi="Arial"/>
      <w:lang w:val="en-US" w:eastAsia="en-US" w:bidi="ar-SA"/>
    </w:rPr>
  </w:style>
  <w:style w:type="paragraph" w:customStyle="1" w:styleId="HeadText5">
    <w:name w:val="Head Text 5"/>
    <w:basedOn w:val="StyleLeft085After8pt"/>
    <w:link w:val="HeadText5Char"/>
  </w:style>
  <w:style w:type="paragraph" w:customStyle="1" w:styleId="StyleLeft085After8pt">
    <w:name w:val="Style Left:  0.85&quot; After:  8 pt"/>
    <w:basedOn w:val="Normal"/>
    <w:link w:val="StyleLeft085After8ptChar"/>
    <w:pPr>
      <w:spacing w:after="160"/>
      <w:ind w:left="1224"/>
      <w:jc w:val="both"/>
    </w:pPr>
  </w:style>
  <w:style w:type="character" w:customStyle="1" w:styleId="StyleLeft085After8ptChar">
    <w:name w:val="Style Left:  0.85&quot; After:  8 pt Char"/>
    <w:link w:val="StyleLeft085After8pt"/>
    <w:rPr>
      <w:rFonts w:ascii="Arial" w:hAnsi="Arial"/>
      <w:lang w:val="en-US" w:eastAsia="en-US" w:bidi="ar-SA"/>
    </w:rPr>
  </w:style>
  <w:style w:type="character" w:customStyle="1" w:styleId="HeadText5Char">
    <w:name w:val="Head Text 5 Char"/>
    <w:basedOn w:val="StyleLeft085After8ptChar"/>
    <w:link w:val="HeadText5"/>
    <w:rPr>
      <w:rFonts w:ascii="Arial" w:hAnsi="Arial"/>
      <w:lang w:val="en-US" w:eastAsia="en-US" w:bidi="ar-SA"/>
    </w:rPr>
  </w:style>
  <w:style w:type="character" w:customStyle="1" w:styleId="Heading5Char">
    <w:name w:val="Heading 5 Char"/>
    <w:link w:val="Heading5"/>
    <w:rPr>
      <w:rFonts w:ascii="Arial" w:hAnsi="Arial" w:cs="Arial"/>
      <w:b/>
      <w:bCs/>
      <w:szCs w:val="26"/>
    </w:rPr>
  </w:style>
  <w:style w:type="paragraph" w:customStyle="1" w:styleId="RFR">
    <w:name w:val="RFR"/>
    <w:basedOn w:val="Normal"/>
  </w:style>
  <w:style w:type="paragraph" w:styleId="ListBullet">
    <w:name w:val="List Bullet"/>
    <w:basedOn w:val="Normal"/>
    <w:pPr>
      <w:tabs>
        <w:tab w:val="num" w:pos="360"/>
      </w:tabs>
      <w:ind w:left="864" w:hanging="864"/>
    </w:pPr>
  </w:style>
  <w:style w:type="paragraph" w:styleId="ListBullet2">
    <w:name w:val="List Bullet 2"/>
    <w:basedOn w:val="Normal"/>
    <w:pPr>
      <w:tabs>
        <w:tab w:val="num" w:pos="360"/>
      </w:tabs>
      <w:ind w:left="864" w:hanging="864"/>
    </w:pPr>
  </w:style>
  <w:style w:type="paragraph" w:styleId="ListBullet3">
    <w:name w:val="List Bullet 3"/>
    <w:basedOn w:val="Normal"/>
    <w:pPr>
      <w:ind w:left="907"/>
    </w:pPr>
  </w:style>
  <w:style w:type="paragraph" w:styleId="ListBullet4">
    <w:name w:val="List Bullet 4"/>
    <w:basedOn w:val="Normal"/>
    <w:pPr>
      <w:tabs>
        <w:tab w:val="num" w:pos="360"/>
      </w:tabs>
      <w:ind w:left="864" w:hanging="864"/>
    </w:pPr>
  </w:style>
  <w:style w:type="paragraph" w:styleId="ListBullet5">
    <w:name w:val="List Bullet 5"/>
    <w:basedOn w:val="Normal"/>
    <w:pPr>
      <w:tabs>
        <w:tab w:val="num" w:pos="360"/>
      </w:tabs>
      <w:ind w:left="360" w:hanging="360"/>
    </w:pPr>
  </w:style>
  <w:style w:type="paragraph" w:styleId="ListNumber">
    <w:name w:val="List Number"/>
    <w:basedOn w:val="Normal"/>
    <w:pPr>
      <w:tabs>
        <w:tab w:val="num" w:pos="720"/>
      </w:tabs>
      <w:ind w:left="720" w:hanging="360"/>
    </w:pPr>
  </w:style>
  <w:style w:type="paragraph" w:styleId="ListNumber2">
    <w:name w:val="List Number 2"/>
    <w:basedOn w:val="Normal"/>
    <w:pPr>
      <w:tabs>
        <w:tab w:val="num" w:pos="1080"/>
      </w:tabs>
      <w:ind w:left="1080" w:hanging="360"/>
    </w:pPr>
  </w:style>
  <w:style w:type="paragraph" w:styleId="ListNumber3">
    <w:name w:val="List Number 3"/>
    <w:basedOn w:val="Normal"/>
    <w:pPr>
      <w:tabs>
        <w:tab w:val="num" w:pos="1440"/>
      </w:tabs>
      <w:ind w:left="1440" w:hanging="360"/>
    </w:pPr>
  </w:style>
  <w:style w:type="paragraph" w:styleId="ListNumber4">
    <w:name w:val="List Number 4"/>
    <w:basedOn w:val="Normal"/>
    <w:pPr>
      <w:tabs>
        <w:tab w:val="num" w:pos="1800"/>
      </w:tabs>
      <w:ind w:left="1800" w:hanging="360"/>
    </w:pPr>
  </w:style>
  <w:style w:type="paragraph" w:styleId="ListNumber5">
    <w:name w:val="List Number 5"/>
    <w:basedOn w:val="Normal"/>
    <w:pPr>
      <w:ind w:left="1080" w:hanging="360"/>
    </w:pPr>
  </w:style>
  <w:style w:type="paragraph" w:styleId="TOC1">
    <w:name w:val="toc 1"/>
    <w:basedOn w:val="Normal"/>
    <w:next w:val="Normal"/>
    <w:uiPriority w:val="39"/>
    <w:pPr>
      <w:tabs>
        <w:tab w:val="left" w:pos="330"/>
        <w:tab w:val="right" w:leader="dot" w:pos="9350"/>
      </w:tabs>
      <w:spacing w:before="360" w:after="360"/>
    </w:pPr>
    <w:rPr>
      <w:rFonts w:ascii="Times New Roman" w:hAnsi="Times New Roman"/>
      <w:b/>
      <w:bCs/>
      <w:caps/>
      <w:sz w:val="22"/>
      <w:szCs w:val="22"/>
      <w:u w:val="single"/>
    </w:rPr>
  </w:style>
  <w:style w:type="paragraph" w:styleId="TOC2">
    <w:name w:val="toc 2"/>
    <w:basedOn w:val="Normal"/>
    <w:next w:val="Normal"/>
    <w:uiPriority w:val="39"/>
    <w:rPr>
      <w:rFonts w:ascii="Times New Roman" w:hAnsi="Times New Roman"/>
      <w:b/>
      <w:bCs/>
      <w:smallCaps/>
      <w:sz w:val="22"/>
      <w:szCs w:val="22"/>
    </w:rPr>
  </w:style>
  <w:style w:type="character" w:styleId="Hyperlink">
    <w:name w:val="Hyperlink"/>
    <w:uiPriority w:val="99"/>
    <w:rPr>
      <w:color w:val="0000FF"/>
      <w:u w:val="single"/>
    </w:rPr>
  </w:style>
  <w:style w:type="paragraph" w:styleId="BodyTextIndent2">
    <w:name w:val="Body Text Indent 2"/>
    <w:basedOn w:val="Normal"/>
    <w:pPr>
      <w:ind w:left="720"/>
    </w:pPr>
    <w:rPr>
      <w:color w:val="0000FF"/>
    </w:rPr>
  </w:style>
  <w:style w:type="paragraph" w:styleId="BodyTextIndent3">
    <w:name w:val="Body Text Indent 3"/>
    <w:basedOn w:val="Normal"/>
    <w:pPr>
      <w:widowControl w:val="0"/>
      <w:ind w:left="900"/>
      <w:jc w:val="both"/>
    </w:p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ind w:left="900"/>
      <w:jc w:val="both"/>
    </w:pPr>
    <w:rPr>
      <w:color w:val="0000FF"/>
    </w:rPr>
  </w:style>
  <w:style w:type="character" w:styleId="FollowedHyperlink">
    <w:name w:val="FollowedHyperlink"/>
    <w:rPr>
      <w:color w:val="800080"/>
      <w:u w:val="single"/>
    </w:rPr>
  </w:style>
  <w:style w:type="paragraph" w:customStyle="1" w:styleId="DefaultText">
    <w:name w:val="Default Text"/>
    <w:basedOn w:val="Normal"/>
    <w:rPr>
      <w:rFonts w:ascii="Times New Roman" w:hAnsi="Times New Roman"/>
      <w:sz w:val="24"/>
    </w:rPr>
  </w:style>
  <w:style w:type="paragraph" w:customStyle="1" w:styleId="OmniPage4">
    <w:name w:val="OmniPage #4"/>
    <w:basedOn w:val="Normal"/>
    <w:pPr>
      <w:tabs>
        <w:tab w:val="left" w:pos="50"/>
        <w:tab w:val="right" w:pos="5109"/>
      </w:tabs>
      <w:spacing w:line="515" w:lineRule="exact"/>
      <w:jc w:val="center"/>
    </w:pPr>
  </w:style>
  <w:style w:type="paragraph" w:styleId="PlainText">
    <w:name w:val="Plain Text"/>
    <w:basedOn w:val="Normal"/>
    <w:pPr>
      <w:widowControl w:val="0"/>
    </w:pPr>
    <w:rPr>
      <w:rFonts w:ascii="Courier New" w:hAnsi="Courier New"/>
    </w:rPr>
  </w:style>
  <w:style w:type="paragraph" w:styleId="BodyText2">
    <w:name w:val="Body Text 2"/>
    <w:basedOn w:val="Normal"/>
    <w:rPr>
      <w:b/>
      <w:u w:val="single"/>
    </w:rPr>
  </w:style>
  <w:style w:type="paragraph" w:styleId="BodyText3">
    <w:name w:val="Body Text 3"/>
    <w:basedOn w:val="Normal"/>
    <w:rPr>
      <w:b/>
    </w:rPr>
  </w:style>
  <w:style w:type="paragraph" w:styleId="Title">
    <w:name w:val="Title"/>
    <w:basedOn w:val="Normal"/>
    <w:link w:val="TitleChar"/>
    <w:qFormat/>
    <w:pPr>
      <w:jc w:val="center"/>
    </w:pPr>
    <w:rPr>
      <w:rFonts w:ascii="Times New Roman" w:hAnsi="Times New Roman"/>
      <w:b/>
      <w:sz w:val="24"/>
    </w:rPr>
  </w:style>
  <w:style w:type="character" w:styleId="PageNumber">
    <w:name w:val="page number"/>
    <w:basedOn w:val="DefaultParagraphFont"/>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pPr>
      <w:spacing w:before="100" w:beforeAutospacing="1" w:after="100" w:afterAutospacing="1"/>
    </w:pPr>
    <w:rPr>
      <w:rFonts w:ascii="Georgia" w:hAnsi="Georgia"/>
    </w:rPr>
  </w:style>
  <w:style w:type="paragraph" w:styleId="TOC3">
    <w:name w:val="toc 3"/>
    <w:basedOn w:val="Normal"/>
    <w:next w:val="Normal"/>
    <w:uiPriority w:val="39"/>
    <w:pPr>
      <w:tabs>
        <w:tab w:val="left" w:pos="660"/>
        <w:tab w:val="right" w:leader="dot" w:pos="9350"/>
      </w:tabs>
    </w:pPr>
    <w:rPr>
      <w:rFonts w:ascii="Times New Roman" w:hAnsi="Times New Roman"/>
      <w:smallCaps/>
      <w:sz w:val="22"/>
      <w:szCs w:val="22"/>
    </w:rPr>
  </w:style>
  <w:style w:type="paragraph" w:styleId="TOC4">
    <w:name w:val="toc 4"/>
    <w:basedOn w:val="Normal"/>
    <w:next w:val="Normal"/>
    <w:uiPriority w:val="39"/>
    <w:rPr>
      <w:rFonts w:ascii="Times New Roman" w:hAnsi="Times New Roman"/>
      <w:sz w:val="22"/>
      <w:szCs w:val="22"/>
    </w:rPr>
  </w:style>
  <w:style w:type="paragraph" w:styleId="TOC5">
    <w:name w:val="toc 5"/>
    <w:basedOn w:val="Normal"/>
    <w:next w:val="Normal"/>
    <w:uiPriority w:val="39"/>
    <w:rPr>
      <w:rFonts w:ascii="Times New Roman" w:hAnsi="Times New Roman"/>
      <w:sz w:val="22"/>
      <w:szCs w:val="22"/>
    </w:rPr>
  </w:style>
  <w:style w:type="paragraph" w:styleId="TOC6">
    <w:name w:val="toc 6"/>
    <w:basedOn w:val="Normal"/>
    <w:next w:val="Normal"/>
    <w:uiPriority w:val="39"/>
    <w:rPr>
      <w:rFonts w:ascii="Times New Roman" w:hAnsi="Times New Roman"/>
      <w:sz w:val="22"/>
      <w:szCs w:val="22"/>
    </w:rPr>
  </w:style>
  <w:style w:type="paragraph" w:styleId="TOC7">
    <w:name w:val="toc 7"/>
    <w:basedOn w:val="Normal"/>
    <w:next w:val="Normal"/>
    <w:uiPriority w:val="39"/>
    <w:rPr>
      <w:rFonts w:ascii="Times New Roman" w:hAnsi="Times New Roman"/>
      <w:sz w:val="22"/>
      <w:szCs w:val="22"/>
    </w:rPr>
  </w:style>
  <w:style w:type="paragraph" w:styleId="TOC8">
    <w:name w:val="toc 8"/>
    <w:basedOn w:val="Normal"/>
    <w:next w:val="Normal"/>
    <w:uiPriority w:val="39"/>
    <w:rPr>
      <w:rFonts w:ascii="Times New Roman" w:hAnsi="Times New Roman"/>
      <w:sz w:val="22"/>
      <w:szCs w:val="22"/>
    </w:rPr>
  </w:style>
  <w:style w:type="paragraph" w:styleId="TOC9">
    <w:name w:val="toc 9"/>
    <w:basedOn w:val="Normal"/>
    <w:next w:val="Normal"/>
    <w:uiPriority w:val="39"/>
    <w:rPr>
      <w:rFonts w:ascii="Times New Roman" w:hAnsi="Times New Roman"/>
      <w:sz w:val="22"/>
      <w:szCs w:val="22"/>
    </w:rPr>
  </w:style>
  <w:style w:type="paragraph" w:styleId="BalloonText">
    <w:name w:val="Balloon Text"/>
    <w:basedOn w:val="Normal"/>
    <w:semiHidden/>
    <w:rPr>
      <w:rFonts w:ascii="Tahoma" w:hAnsi="Tahoma" w:cs="Tahoma"/>
      <w:sz w:val="16"/>
      <w:szCs w:val="16"/>
    </w:rPr>
  </w:style>
  <w:style w:type="paragraph" w:customStyle="1" w:styleId="HeadText6">
    <w:name w:val="Head Text 6"/>
    <w:basedOn w:val="StyleLeft063"/>
    <w:pPr>
      <w:spacing w:after="0"/>
      <w:ind w:left="1224"/>
    </w:pPr>
  </w:style>
  <w:style w:type="paragraph" w:customStyle="1" w:styleId="RFRCover14ptBoldCentered">
    <w:name w:val="RFR Cover 14 pt Bold Centered"/>
    <w:basedOn w:val="Normal"/>
    <w:pPr>
      <w:jc w:val="center"/>
    </w:pPr>
    <w:rPr>
      <w:b/>
      <w:bCs/>
      <w:sz w:val="28"/>
    </w:rPr>
  </w:style>
  <w:style w:type="paragraph" w:customStyle="1" w:styleId="RFRCover25ptBoldSmallcapsCentered">
    <w:name w:val="RFR Cover 25 pt Bold Small caps Centered"/>
    <w:basedOn w:val="Normal"/>
    <w:pPr>
      <w:jc w:val="center"/>
    </w:pPr>
    <w:rPr>
      <w:b/>
      <w:bCs/>
      <w:smallCaps/>
      <w:sz w:val="50"/>
    </w:rPr>
  </w:style>
  <w:style w:type="paragraph" w:customStyle="1" w:styleId="RFRCoverSmallcapsCentered">
    <w:name w:val="RFR Cover Small caps Centered"/>
    <w:basedOn w:val="Normal"/>
    <w:pPr>
      <w:jc w:val="center"/>
    </w:pPr>
    <w:rPr>
      <w:smallCaps/>
    </w:rPr>
  </w:style>
  <w:style w:type="paragraph" w:customStyle="1" w:styleId="Heading6Revised">
    <w:name w:val="Heading 6 Revised"/>
    <w:basedOn w:val="Heading5"/>
    <w:pPr>
      <w:numPr>
        <w:ilvl w:val="0"/>
        <w:numId w:val="0"/>
      </w:numPr>
      <w:tabs>
        <w:tab w:val="num" w:pos="2736"/>
      </w:tabs>
      <w:ind w:left="936" w:hanging="936"/>
    </w:pPr>
  </w:style>
  <w:style w:type="paragraph" w:customStyle="1" w:styleId="Head5text">
    <w:name w:val="Head 5 text"/>
    <w:basedOn w:val="Normal"/>
    <w:pPr>
      <w:ind w:left="1620"/>
      <w:jc w:val="both"/>
    </w:pPr>
  </w:style>
  <w:style w:type="character" w:customStyle="1" w:styleId="a">
    <w:name w:val="a"/>
    <w:basedOn w:val="DefaultParagraphFont"/>
  </w:style>
  <w:style w:type="paragraph" w:customStyle="1" w:styleId="Style2">
    <w:name w:val="Style2"/>
    <w:basedOn w:val="Heading6"/>
    <w:pPr>
      <w:numPr>
        <w:numId w:val="1"/>
      </w:numPr>
      <w:tabs>
        <w:tab w:val="clear" w:pos="1152"/>
        <w:tab w:val="clear" w:pos="1440"/>
        <w:tab w:val="clear" w:pos="2736"/>
        <w:tab w:val="num" w:pos="2880"/>
      </w:tabs>
      <w:spacing w:after="60"/>
    </w:pPr>
    <w:rPr>
      <w:rFonts w:ascii="Times New Roman" w:hAnsi="Times New Roman"/>
      <w:b w:val="0"/>
      <w:i/>
      <w:sz w:val="22"/>
    </w:rPr>
  </w:style>
  <w:style w:type="paragraph" w:customStyle="1" w:styleId="Head4text">
    <w:name w:val="Head 4 text"/>
    <w:basedOn w:val="Normal"/>
    <w:link w:val="Head4textChar"/>
    <w:pPr>
      <w:ind w:left="1260"/>
      <w:jc w:val="both"/>
    </w:pPr>
  </w:style>
  <w:style w:type="character" w:customStyle="1" w:styleId="Head4textChar">
    <w:name w:val="Head 4 text Char"/>
    <w:link w:val="Head4text"/>
    <w:rPr>
      <w:rFonts w:ascii="Arial" w:hAnsi="Arial"/>
      <w:lang w:val="en-US" w:eastAsia="en-US" w:bidi="ar-SA"/>
    </w:rPr>
  </w:style>
  <w:style w:type="paragraph" w:customStyle="1" w:styleId="StyleBodyText21Left045After8pt">
    <w:name w:val="Style Body Text 21 + Left:  0.45&quot; After:  8 pt"/>
    <w:basedOn w:val="Normal"/>
    <w:pPr>
      <w:widowControl w:val="0"/>
      <w:tabs>
        <w:tab w:val="left" w:leader="underscore" w:pos="9360"/>
      </w:tabs>
      <w:spacing w:after="160"/>
      <w:ind w:left="648"/>
      <w:jc w:val="both"/>
    </w:pPr>
  </w:style>
  <w:style w:type="character" w:customStyle="1" w:styleId="Heading3Char1Char">
    <w:name w:val="Heading 3 Char1 Char"/>
    <w:rPr>
      <w:rFonts w:ascii="Arial" w:hAnsi="Arial" w:cs="Arial"/>
      <w:b/>
      <w:bCs/>
      <w:szCs w:val="26"/>
      <w:lang w:val="en-US" w:eastAsia="en-US" w:bidi="ar-SA"/>
    </w:rPr>
  </w:style>
  <w:style w:type="character" w:customStyle="1" w:styleId="Char1">
    <w:name w:val="Char1"/>
    <w:rPr>
      <w:rFonts w:ascii="Arial" w:hAnsi="Arial" w:cs="Arial"/>
      <w:b/>
      <w:bCs/>
      <w:szCs w:val="26"/>
      <w:lang w:val="en-US" w:eastAsia="en-US" w:bidi="ar-SA"/>
    </w:rPr>
  </w:style>
  <w:style w:type="character" w:customStyle="1" w:styleId="Char2">
    <w:name w:val="Char2"/>
    <w:rPr>
      <w:rFonts w:ascii="Arial" w:hAnsi="Arial" w:cs="Arial"/>
      <w:b/>
      <w:bCs/>
      <w:iCs/>
      <w:szCs w:val="28"/>
      <w:lang w:val="en-US" w:eastAsia="en-US" w:bidi="ar-SA"/>
    </w:rPr>
  </w:style>
  <w:style w:type="character" w:customStyle="1" w:styleId="CharChar1">
    <w:name w:val="Char Char1"/>
    <w:rPr>
      <w:rFonts w:ascii="Arial" w:hAnsi="Arial" w:cs="Arial"/>
      <w:b/>
      <w:bCs/>
      <w:szCs w:val="26"/>
      <w:lang w:val="en-US" w:eastAsia="en-US" w:bidi="ar-SA"/>
    </w:rPr>
  </w:style>
  <w:style w:type="paragraph" w:customStyle="1" w:styleId="headtext40">
    <w:name w:val="headtext4"/>
    <w:basedOn w:val="Normal"/>
    <w:pPr>
      <w:ind w:left="1080"/>
      <w:jc w:val="both"/>
    </w:pPr>
    <w:rPr>
      <w:rFonts w:cs="Arial"/>
    </w:rPr>
  </w:style>
  <w:style w:type="paragraph" w:customStyle="1" w:styleId="msolistparagraph0">
    <w:name w:val="msolistparagraph"/>
    <w:basedOn w:val="Normal"/>
    <w:pPr>
      <w:ind w:left="720"/>
    </w:pPr>
    <w:rPr>
      <w:rFonts w:ascii="Calibri" w:hAnsi="Calibr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Arial" w:hAnsi="Arial"/>
    </w:rPr>
  </w:style>
  <w:style w:type="paragraph" w:customStyle="1" w:styleId="Heading5Numbered">
    <w:name w:val="Heading 5 Numbered"/>
    <w:basedOn w:val="Heading4"/>
    <w:next w:val="Normal"/>
    <w:pPr>
      <w:numPr>
        <w:ilvl w:val="0"/>
        <w:numId w:val="0"/>
      </w:numPr>
      <w:tabs>
        <w:tab w:val="clear" w:pos="1080"/>
        <w:tab w:val="left" w:pos="936"/>
      </w:tabs>
      <w:spacing w:before="120"/>
      <w:ind w:left="2016" w:hanging="1008"/>
      <w:jc w:val="both"/>
    </w:pPr>
  </w:style>
  <w:style w:type="paragraph" w:customStyle="1" w:styleId="Head3Text">
    <w:name w:val="Head 3 Text"/>
    <w:basedOn w:val="Normal"/>
    <w:link w:val="Head3TextChar"/>
    <w:pPr>
      <w:ind w:left="907"/>
      <w:jc w:val="both"/>
    </w:pPr>
  </w:style>
  <w:style w:type="character" w:customStyle="1" w:styleId="Head3TextChar">
    <w:name w:val="Head 3 Text Char"/>
    <w:link w:val="Head3Text"/>
    <w:rPr>
      <w:rFonts w:ascii="Arial" w:hAnsi="Arial"/>
    </w:rPr>
  </w:style>
  <w:style w:type="paragraph" w:customStyle="1" w:styleId="Head2Text">
    <w:name w:val="Head 2 Text"/>
    <w:basedOn w:val="Normal"/>
    <w:link w:val="Head2TextChar"/>
    <w:pPr>
      <w:tabs>
        <w:tab w:val="left" w:pos="900"/>
      </w:tabs>
      <w:spacing w:after="160"/>
      <w:ind w:left="648"/>
      <w:jc w:val="both"/>
    </w:pPr>
  </w:style>
  <w:style w:type="character" w:customStyle="1" w:styleId="Head2TextChar">
    <w:name w:val="Head 2 Text Char"/>
    <w:link w:val="Head2Text"/>
    <w:rPr>
      <w:rFonts w:ascii="Arial" w:hAnsi="Arial"/>
    </w:rPr>
  </w:style>
  <w:style w:type="paragraph" w:customStyle="1" w:styleId="Head1Text">
    <w:name w:val="Head 1 Text"/>
    <w:basedOn w:val="Normal"/>
    <w:pPr>
      <w:ind w:left="360"/>
      <w:jc w:val="both"/>
    </w:pPr>
  </w:style>
  <w:style w:type="paragraph" w:styleId="ListParagraph">
    <w:name w:val="List Paragraph"/>
    <w:basedOn w:val="Normal"/>
    <w:uiPriority w:val="34"/>
    <w:qFormat/>
    <w:pPr>
      <w:ind w:left="720"/>
      <w:contextualSpacing/>
    </w:pPr>
    <w:rPr>
      <w:spacing w:val="-5"/>
    </w:rPr>
  </w:style>
  <w:style w:type="character" w:styleId="CommentReference">
    <w:name w:val="annotation reference"/>
    <w:semiHidden/>
    <w:unhideWhenUsed/>
    <w:rPr>
      <w:sz w:val="16"/>
      <w:szCs w:val="16"/>
    </w:rPr>
  </w:style>
  <w:style w:type="paragraph" w:styleId="CommentText">
    <w:name w:val="annotation text"/>
    <w:basedOn w:val="Normal"/>
    <w:link w:val="CommentTextChar"/>
    <w:unhideWhenUsed/>
  </w:style>
  <w:style w:type="character" w:customStyle="1" w:styleId="CommentTextChar">
    <w:name w:val="Comment Text Char"/>
    <w:link w:val="CommentText"/>
    <w:rPr>
      <w:rFonts w:ascii="Arial" w:hAnsi="Arial"/>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Arial" w:hAnsi="Arial"/>
      <w:b/>
      <w:bCs/>
    </w:rPr>
  </w:style>
  <w:style w:type="character" w:customStyle="1" w:styleId="Heading1Char">
    <w:name w:val="Heading 1 Char"/>
    <w:basedOn w:val="DefaultParagraphFont"/>
    <w:link w:val="Heading1"/>
    <w:rPr>
      <w:rFonts w:ascii="Arial" w:hAnsi="Arial" w:cs="Arial"/>
      <w:b/>
      <w:bCs/>
      <w:caps/>
    </w:rPr>
  </w:style>
  <w:style w:type="paragraph" w:customStyle="1" w:styleId="xl63">
    <w:name w:val="xl63"/>
    <w:basedOn w:val="Normal"/>
    <w:pPr>
      <w:spacing w:before="100" w:beforeAutospacing="1" w:after="100" w:afterAutospacing="1"/>
    </w:pPr>
    <w:rPr>
      <w:rFonts w:ascii="Times New Roman" w:hAnsi="Times New Roman"/>
      <w:sz w:val="24"/>
      <w:szCs w:val="24"/>
    </w:rPr>
  </w:style>
  <w:style w:type="character" w:customStyle="1" w:styleId="Char10">
    <w:name w:val="Char10"/>
    <w:rPr>
      <w:rFonts w:ascii="Arial" w:hAnsi="Arial" w:cs="Arial"/>
      <w:b/>
      <w:bCs/>
      <w:szCs w:val="26"/>
      <w:lang w:val="en-US" w:eastAsia="en-US" w:bidi="ar-SA"/>
    </w:rPr>
  </w:style>
  <w:style w:type="character" w:customStyle="1" w:styleId="Char20">
    <w:name w:val="Char20"/>
    <w:rPr>
      <w:rFonts w:ascii="Arial" w:hAnsi="Arial" w:cs="Arial"/>
      <w:b/>
      <w:bCs/>
      <w:iCs/>
      <w:szCs w:val="28"/>
      <w:lang w:val="en-US" w:eastAsia="en-US" w:bidi="ar-SA"/>
    </w:rPr>
  </w:style>
  <w:style w:type="character" w:customStyle="1" w:styleId="CharChar10">
    <w:name w:val="Char Char10"/>
    <w:rPr>
      <w:rFonts w:ascii="Arial" w:hAnsi="Arial" w:cs="Arial"/>
      <w:b/>
      <w:bCs/>
      <w:szCs w:val="26"/>
      <w:lang w:val="en-US" w:eastAsia="en-US" w:bidi="ar-SA"/>
    </w:rPr>
  </w:style>
  <w:style w:type="character" w:styleId="Strong">
    <w:name w:val="Strong"/>
    <w:qFormat/>
    <w:rPr>
      <w:b/>
      <w:bCs/>
    </w:rPr>
  </w:style>
  <w:style w:type="paragraph" w:styleId="NoSpacing">
    <w:name w:val="No Spacing"/>
    <w:uiPriority w:val="1"/>
    <w:qFormat/>
    <w:rPr>
      <w:rFonts w:ascii="Arial" w:hAnsi="Arial"/>
    </w:rPr>
  </w:style>
  <w:style w:type="paragraph" w:styleId="Revision">
    <w:name w:val="Revision"/>
    <w:hidden/>
    <w:uiPriority w:val="99"/>
    <w:semiHidden/>
    <w:rPr>
      <w:rFonts w:ascii="Arial" w:hAnsi="Arial"/>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Arial" w:hAnsi="Arial"/>
      <w:b/>
      <w:bCs/>
      <w:i/>
      <w:iCs/>
      <w:color w:val="4F81BD" w:themeColor="accent1"/>
    </w:rPr>
  </w:style>
  <w:style w:type="table" w:customStyle="1" w:styleId="TableGrid1">
    <w:name w:val="Table Grid1"/>
    <w:basedOn w:val="TableNormal"/>
    <w:next w:val="TableGrid"/>
    <w:uiPriority w:val="39"/>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4Text0">
    <w:name w:val="Head 4 Text"/>
    <w:basedOn w:val="Normal"/>
    <w:link w:val="Head4TextChar0"/>
    <w:pPr>
      <w:spacing w:after="200" w:line="276" w:lineRule="auto"/>
      <w:ind w:left="1620"/>
    </w:pPr>
    <w:rPr>
      <w:rFonts w:asciiTheme="minorHAnsi" w:eastAsiaTheme="minorHAnsi" w:hAnsiTheme="minorHAnsi" w:cstheme="minorBidi"/>
      <w:sz w:val="22"/>
      <w:szCs w:val="22"/>
    </w:rPr>
  </w:style>
  <w:style w:type="character" w:customStyle="1" w:styleId="Head4TextChar0">
    <w:name w:val="Head 4 Text Char"/>
    <w:basedOn w:val="DefaultParagraphFont"/>
    <w:link w:val="Head4Text0"/>
    <w:rPr>
      <w:rFonts w:asciiTheme="minorHAnsi" w:eastAsiaTheme="minorHAnsi" w:hAnsiTheme="minorHAnsi" w:cstheme="minorBidi"/>
      <w:sz w:val="22"/>
      <w:szCs w:val="2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4Char">
    <w:name w:val="Heading 4 Char"/>
    <w:basedOn w:val="DefaultParagraphFont"/>
    <w:link w:val="Heading4"/>
    <w:rPr>
      <w:rFonts w:ascii="Arial" w:hAnsi="Arial" w:cs="Arial"/>
      <w:b/>
      <w:bCs/>
      <w:szCs w:val="26"/>
    </w:rPr>
  </w:style>
  <w:style w:type="paragraph" w:styleId="FootnoteText">
    <w:name w:val="footnote text"/>
    <w:basedOn w:val="Normal"/>
    <w:link w:val="FootnoteTextChar"/>
    <w:uiPriority w:val="99"/>
    <w:semiHidden/>
    <w:unhideWhenUsed/>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Pr>
      <w:rFonts w:asciiTheme="minorHAnsi" w:eastAsiaTheme="minorHAnsi" w:hAnsiTheme="minorHAnsi" w:cstheme="minorBidi"/>
    </w:rPr>
  </w:style>
  <w:style w:type="paragraph" w:customStyle="1" w:styleId="paragraph">
    <w:name w:val="paragraph"/>
    <w:basedOn w:val="Normal"/>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Char100">
    <w:name w:val="Char100"/>
    <w:rPr>
      <w:rFonts w:ascii="Arial" w:hAnsi="Arial" w:cs="Arial"/>
      <w:b/>
      <w:bCs/>
      <w:szCs w:val="26"/>
      <w:lang w:val="en-US" w:eastAsia="en-US" w:bidi="ar-SA"/>
    </w:rPr>
  </w:style>
  <w:style w:type="character" w:customStyle="1" w:styleId="Char200">
    <w:name w:val="Char200"/>
    <w:rPr>
      <w:rFonts w:ascii="Arial" w:hAnsi="Arial" w:cs="Arial"/>
      <w:b/>
      <w:bCs/>
      <w:iCs/>
      <w:szCs w:val="28"/>
      <w:lang w:val="en-US" w:eastAsia="en-US" w:bidi="ar-SA"/>
    </w:rPr>
  </w:style>
  <w:style w:type="character" w:customStyle="1" w:styleId="CharChar100">
    <w:name w:val="Char Char100"/>
    <w:rPr>
      <w:rFonts w:ascii="Arial" w:hAnsi="Arial" w:cs="Arial"/>
      <w:b/>
      <w:bCs/>
      <w:szCs w:val="26"/>
      <w:lang w:val="en-US" w:eastAsia="en-US" w:bidi="ar-SA"/>
    </w:rPr>
  </w:style>
  <w:style w:type="character" w:customStyle="1" w:styleId="Mention1">
    <w:name w:val="Mention1"/>
    <w:basedOn w:val="DefaultParagraphFont"/>
    <w:uiPriority w:val="99"/>
    <w:unhideWhenUsed/>
    <w:rPr>
      <w:color w:val="2B579A"/>
      <w:shd w:val="clear" w:color="auto" w:fill="E1DFDD"/>
    </w:rPr>
  </w:style>
  <w:style w:type="character" w:customStyle="1" w:styleId="ui-provider">
    <w:name w:val="ui-provider"/>
    <w:basedOn w:val="DefaultParagraphFont"/>
  </w:style>
  <w:style w:type="table" w:customStyle="1" w:styleId="PlainTable31">
    <w:name w:val="Plain Table 31"/>
    <w:basedOn w:val="TableNormal"/>
    <w:uiPriority w:val="4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paragraph" w:customStyle="1" w:styleId="xxmsonormal">
    <w:name w:val="x_xmsonormal"/>
    <w:basedOn w:val="Normal"/>
    <w:pPr>
      <w:spacing w:before="100" w:beforeAutospacing="1" w:after="100" w:afterAutospacing="1"/>
    </w:pPr>
    <w:rPr>
      <w:rFonts w:ascii="Times New Roman" w:hAnsi="Times New Roman"/>
      <w:sz w:val="24"/>
      <w:szCs w:val="24"/>
    </w:rPr>
  </w:style>
  <w:style w:type="character" w:customStyle="1" w:styleId="UnresolvedMention2">
    <w:name w:val="Unresolved Mention2"/>
    <w:basedOn w:val="DefaultParagraphFont"/>
    <w:uiPriority w:val="99"/>
    <w:semiHidden/>
    <w:unhideWhenUsed/>
    <w:rsid w:val="00C67252"/>
    <w:rPr>
      <w:color w:val="605E5C"/>
      <w:shd w:val="clear" w:color="auto" w:fill="E1DFDD"/>
    </w:rPr>
  </w:style>
  <w:style w:type="character" w:styleId="UnresolvedMention">
    <w:name w:val="Unresolved Mention"/>
    <w:basedOn w:val="DefaultParagraphFont"/>
    <w:uiPriority w:val="99"/>
    <w:rsid w:val="006F70DF"/>
    <w:rPr>
      <w:color w:val="605E5C"/>
      <w:shd w:val="clear" w:color="auto" w:fill="E1DFDD"/>
    </w:rPr>
  </w:style>
  <w:style w:type="character" w:styleId="Mention">
    <w:name w:val="Mention"/>
    <w:basedOn w:val="DefaultParagraphFont"/>
    <w:uiPriority w:val="99"/>
    <w:rsid w:val="0011530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sec.state.ma.us/cis/cishol/holidx.htm" TargetMode="External"/><Relationship Id="rId18" Type="http://schemas.openxmlformats.org/officeDocument/2006/relationships/footer" Target="footer2.xml"/><Relationship Id="rId26" Type="http://schemas.openxmlformats.org/officeDocument/2006/relationships/hyperlink" Target="https://www.mass.gov/executive-orders/no-594-leading-by-example-decarbonizing-and-minimizing-environmental-impacts-of-state-government" TargetMode="External"/><Relationship Id="rId39" Type="http://schemas.openxmlformats.org/officeDocument/2006/relationships/hyperlink" Target="https://gnemsdc.org/certification/" TargetMode="External"/><Relationship Id="rId21" Type="http://schemas.openxmlformats.org/officeDocument/2006/relationships/hyperlink" Target="https://www.mass.gov/info-details/massachusetts-clean-energy-and-climate-plan-for-2050" TargetMode="External"/><Relationship Id="rId34" Type="http://schemas.openxmlformats.org/officeDocument/2006/relationships/hyperlink" Target="https://www.mass.gov/supplier-diversity-office" TargetMode="External"/><Relationship Id="rId42" Type="http://schemas.openxmlformats.org/officeDocument/2006/relationships/hyperlink" Target="https://nglcc.org/lgbtbe-certification/" TargetMode="External"/><Relationship Id="rId47" Type="http://schemas.openxmlformats.org/officeDocument/2006/relationships/hyperlink" Target="https://www.mass.gov/forms/take-the-certification-self-assessment" TargetMode="External"/><Relationship Id="rId50" Type="http://schemas.openxmlformats.org/officeDocument/2006/relationships/hyperlink" Target="http://www.mass.gov/sdp" TargetMode="External"/><Relationship Id="rId55" Type="http://schemas.openxmlformats.org/officeDocument/2006/relationships/hyperlink" Target="http://www.macomptroller.info/comptroller/docs/policies-procedures/accounts-payable/po-ap-commonwealth-bill-paying.pdf" TargetMode="External"/><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bing.com/ck/a?!&amp;&amp;p=c89d725722072c29JmltdHM9MTcxNjg1NDQwMCZpZ3VpZD0wNzFhNGUyMy1iZTk3LTYyMGEtMGU1NC01ZmMyYmY2YTYzOTEmaW5zaWQ9NTIwNw&amp;ptn=3&amp;ver=2&amp;hsh=3&amp;fclid=071a4e23-be97-620a-0e54-5fc2bf6a6391&amp;psq=mass.gov+green+communities+act&amp;u=a1aHR0cHM6Ly93d3cubWFzcy5nb3Yvb3Jncy9ncmVlbi1jb21tdW5pdGllcy1kaXZpc2lvbg&amp;ntb=1" TargetMode="External"/><Relationship Id="rId11" Type="http://schemas.openxmlformats.org/officeDocument/2006/relationships/image" Target="media/image1.png"/><Relationship Id="rId24" Type="http://schemas.openxmlformats.org/officeDocument/2006/relationships/hyperlink" Target="https://www.mass.gov/executive-orders/no-604-establishing-the-office-of-climate-innovation-and-resilience-within-the-office-of-the-governor" TargetMode="External"/><Relationship Id="rId32" Type="http://schemas.openxmlformats.org/officeDocument/2006/relationships/hyperlink" Target="https://www.mass.gov/executive-orders/no-599-reaffirming-programs-to-ensure-diversity-equity-and-inclusion-for-diverse-and-small-massachusetts-businesses-in-state-procurement-and-contracting" TargetMode="External"/><Relationship Id="rId37" Type="http://schemas.openxmlformats.org/officeDocument/2006/relationships/hyperlink" Target="https://veterans.certify.sba.gov/" TargetMode="External"/><Relationship Id="rId40" Type="http://schemas.openxmlformats.org/officeDocument/2006/relationships/hyperlink" Target="https://www.cweonline.org/" TargetMode="External"/><Relationship Id="rId45" Type="http://schemas.openxmlformats.org/officeDocument/2006/relationships/hyperlink" Target="https://www.wbenc.org/certification/" TargetMode="External"/><Relationship Id="rId53" Type="http://schemas.openxmlformats.org/officeDocument/2006/relationships/hyperlink" Target="https://www.mass.gov/doc/empowering-abilities-in-contracting-and-employment-eace-policy/download" TargetMode="External"/><Relationship Id="rId58" Type="http://schemas.openxmlformats.org/officeDocument/2006/relationships/hyperlink" Target="https://www.mass.gov/administrative-procedure/ap-101-organizations-exempt-from-sales-tax" TargetMode="External"/><Relationship Id="rId5" Type="http://schemas.openxmlformats.org/officeDocument/2006/relationships/numbering" Target="numbering.xml"/><Relationship Id="rId61" Type="http://schemas.openxmlformats.org/officeDocument/2006/relationships/footer" Target="footer3.xml"/><Relationship Id="rId19" Type="http://schemas.openxmlformats.org/officeDocument/2006/relationships/hyperlink" Target="https://attendee.gototraining.com/957t1/catalog/894414649161911296?tz=America/New_York" TargetMode="External"/><Relationship Id="rId14" Type="http://schemas.openxmlformats.org/officeDocument/2006/relationships/hyperlink" Target="mailto:nelson.wong@mass.gov" TargetMode="External"/><Relationship Id="rId22" Type="http://schemas.openxmlformats.org/officeDocument/2006/relationships/hyperlink" Target="https://www.mass.gov/executive-orders/no-515-establishing-an-environmental-purchasing-policy" TargetMode="External"/><Relationship Id="rId27" Type="http://schemas.openxmlformats.org/officeDocument/2006/relationships/hyperlink" Target="https://malegislature.gov/bills/192/S9" TargetMode="External"/><Relationship Id="rId30" Type="http://schemas.openxmlformats.org/officeDocument/2006/relationships/hyperlink" Target="https://www.ftc.gov/news-events/media-resources/truth-advertising/green-guides" TargetMode="External"/><Relationship Id="rId35" Type="http://schemas.openxmlformats.org/officeDocument/2006/relationships/hyperlink" Target="https://sdh.formverse5.com/AUTOCENESERVER_SDH/WebApp/Login.aspx" TargetMode="External"/><Relationship Id="rId43" Type="http://schemas.openxmlformats.org/officeDocument/2006/relationships/hyperlink" Target="https://www.navoba.org/certification" TargetMode="External"/><Relationship Id="rId48" Type="http://schemas.openxmlformats.org/officeDocument/2006/relationships/hyperlink" Target="https://www.diversitycertification.mass.gov/BusinessDirectory/BusinessDirectorySearch.aspx" TargetMode="External"/><Relationship Id="rId56" Type="http://schemas.openxmlformats.org/officeDocument/2006/relationships/hyperlink" Target="https://www.mass.gov/doc/815-cmr-4-late-penalty-interest/download"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mailto:sdp@mass.gov" TargetMode="External"/><Relationship Id="rId3" Type="http://schemas.openxmlformats.org/officeDocument/2006/relationships/customXml" Target="../customXml/item3.xml"/><Relationship Id="rId12" Type="http://schemas.openxmlformats.org/officeDocument/2006/relationships/hyperlink" Target="https://www.sec.state.ma.us/cis/cishol/holidx.htm" TargetMode="External"/><Relationship Id="rId17" Type="http://schemas.openxmlformats.org/officeDocument/2006/relationships/header" Target="header2.xml"/><Relationship Id="rId25" Type="http://schemas.openxmlformats.org/officeDocument/2006/relationships/hyperlink" Target="https://www.mass.gov/executive-orders/no-594-leading-by-example-decarbonizing-and-minimizing-environmental-impacts-of-state-government" TargetMode="External"/><Relationship Id="rId33" Type="http://schemas.openxmlformats.org/officeDocument/2006/relationships/hyperlink" Target="https://www.mass.gov/info-details/learn-about-the-supplier-diversity-program-sdp" TargetMode="External"/><Relationship Id="rId38" Type="http://schemas.openxmlformats.org/officeDocument/2006/relationships/hyperlink" Target="https://www.boston.gov/departments/supplier-diversity" TargetMode="External"/><Relationship Id="rId46" Type="http://schemas.openxmlformats.org/officeDocument/2006/relationships/hyperlink" Target="https://www.mass.gov/orgs/supplier-diversity-office-sdo" TargetMode="External"/><Relationship Id="rId59" Type="http://schemas.openxmlformats.org/officeDocument/2006/relationships/hyperlink" Target="https://www.mass.gov/doc/guidelines-for-the-use-and-development-of-generative-artificial-intelligence/download" TargetMode="External"/><Relationship Id="rId20" Type="http://schemas.openxmlformats.org/officeDocument/2006/relationships/hyperlink" Target="https://www.mass.gov/handbook/environmentally-preferable-products-epp-and-services-guide" TargetMode="External"/><Relationship Id="rId41" Type="http://schemas.openxmlformats.org/officeDocument/2006/relationships/hyperlink" Target="https://disabilityin.org/what-we-do/supplier-diversity/get-certified/" TargetMode="External"/><Relationship Id="rId54" Type="http://schemas.openxmlformats.org/officeDocument/2006/relationships/hyperlink" Target="https://www.mass.gov/lists/osd-form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https://www.mass.gov/doc/epp-general-information-requirements-and-guidance/download" TargetMode="External"/><Relationship Id="rId28" Type="http://schemas.openxmlformats.org/officeDocument/2006/relationships/hyperlink" Target="https://malegislature.gov/Laws/SessionLaws/Acts/2008/Chapter169/" TargetMode="External"/><Relationship Id="rId36" Type="http://schemas.openxmlformats.org/officeDocument/2006/relationships/hyperlink" Target="https://www.diversitycertification.mass.gov/BusinessDirectory/BusinessDirectorySearch.aspx" TargetMode="External"/><Relationship Id="rId49" Type="http://schemas.openxmlformats.org/officeDocument/2006/relationships/hyperlink" Target="https://veterans.certify.sba.gov/" TargetMode="External"/><Relationship Id="rId57" Type="http://schemas.openxmlformats.org/officeDocument/2006/relationships/hyperlink" Target="https://massfinance.state.ma.us/VendorWeb/vendor.asp" TargetMode="External"/><Relationship Id="rId10" Type="http://schemas.openxmlformats.org/officeDocument/2006/relationships/endnotes" Target="endnotes.xml"/><Relationship Id="rId31" Type="http://schemas.openxmlformats.org/officeDocument/2006/relationships/hyperlink" Target="file:///C:\Users\tkennedy\Documents\ITS75\www.mass.gov\hrd" TargetMode="External"/><Relationship Id="rId44" Type="http://schemas.openxmlformats.org/officeDocument/2006/relationships/hyperlink" Target="https://nmsdc.org/" TargetMode="External"/><Relationship Id="rId52" Type="http://schemas.openxmlformats.org/officeDocument/2006/relationships/hyperlink" Target="https://www.mass.gov/doc/empowering-abilities-in-contracting-and-employment-eace-policy/download" TargetMode="External"/><Relationship Id="rId60" Type="http://schemas.openxmlformats.org/officeDocument/2006/relationships/hyperlink" Target="https://www.mass.gov/doc/801cmr21doc/download" TargetMode="Externa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9ce38db-efdb-4708-8c34-9908d67fb011" xsi:nil="true"/>
    <lcf76f155ced4ddcb4097134ff3c332f xmlns="c5ac7d62-d1a1-443a-88af-8cffd164ea2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AA67C992812D47AB6586EBB435FE60" ma:contentTypeVersion="14" ma:contentTypeDescription="Create a new document." ma:contentTypeScope="" ma:versionID="cc2bf95da114f89eb2eb490f212a39ff">
  <xsd:schema xmlns:xsd="http://www.w3.org/2001/XMLSchema" xmlns:xs="http://www.w3.org/2001/XMLSchema" xmlns:p="http://schemas.microsoft.com/office/2006/metadata/properties" xmlns:ns2="c5ac7d62-d1a1-443a-88af-8cffd164ea2a" xmlns:ns3="09ce38db-efdb-4708-8c34-9908d67fb011" targetNamespace="http://schemas.microsoft.com/office/2006/metadata/properties" ma:root="true" ma:fieldsID="4ec8e16cea7b4931118a3924529953c6" ns2:_="" ns3:_="">
    <xsd:import namespace="c5ac7d62-d1a1-443a-88af-8cffd164ea2a"/>
    <xsd:import namespace="09ce38db-efdb-4708-8c34-9908d67fb011"/>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ac7d62-d1a1-443a-88af-8cffd164ea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ce38db-efdb-4708-8c34-9908d67fb01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0b7012c-f701-4a59-bd35-95e7d22289f7}" ma:internalName="TaxCatchAll" ma:showField="CatchAllData" ma:web="09ce38db-efdb-4708-8c34-9908d67fb01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5C9960-D459-490B-8C4A-A612A7B8C658}">
  <ds:schemaRefs>
    <ds:schemaRef ds:uri="http://schemas.microsoft.com/office/2006/metadata/properties"/>
    <ds:schemaRef ds:uri="http://schemas.microsoft.com/office/infopath/2007/PartnerControls"/>
    <ds:schemaRef ds:uri="09ce38db-efdb-4708-8c34-9908d67fb011"/>
    <ds:schemaRef ds:uri="c5ac7d62-d1a1-443a-88af-8cffd164ea2a"/>
  </ds:schemaRefs>
</ds:datastoreItem>
</file>

<file path=customXml/itemProps2.xml><?xml version="1.0" encoding="utf-8"?>
<ds:datastoreItem xmlns:ds="http://schemas.openxmlformats.org/officeDocument/2006/customXml" ds:itemID="{44571989-F0FE-4100-8250-4F1EAFBC71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ac7d62-d1a1-443a-88af-8cffd164ea2a"/>
    <ds:schemaRef ds:uri="09ce38db-efdb-4708-8c34-9908d67fb0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F99832-9C16-456A-A9C2-BEBC24B193A1}">
  <ds:schemaRefs>
    <ds:schemaRef ds:uri="http://schemas.openxmlformats.org/officeDocument/2006/bibliography"/>
  </ds:schemaRefs>
</ds:datastoreItem>
</file>

<file path=customXml/itemProps4.xml><?xml version="1.0" encoding="utf-8"?>
<ds:datastoreItem xmlns:ds="http://schemas.openxmlformats.org/officeDocument/2006/customXml" ds:itemID="{EF351D52-0CC9-4BAD-8F8D-8A53A1762038}">
  <ds:schemaRefs>
    <ds:schemaRef ds:uri="http://schemas.microsoft.com/sharepoint/v3/contenttype/forms"/>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37</Pages>
  <Words>19026</Words>
  <Characters>108450</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BIDPKG1531585_109</vt:lpstr>
    </vt:vector>
  </TitlesOfParts>
  <Manager>Joshua Flanagan-Lanier</Manager>
  <Company>Microsoft</Company>
  <LinksUpToDate>false</LinksUpToDate>
  <CharactersWithSpaces>127222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BIDPKG1531585_109</dc:title>
  <dc:subject>ASCContracts  MASS.Bid Package</dc:subject>
  <dc:creator>Joshua Flanagan-Lanier</dc:creator>
  <cp:keywords>www.ASCnet.com  MASS.Bid Package for</cp:keywords>
  <dc:description>MASS.Bid Package for  Powered by ASC</dc:description>
  <cp:lastModifiedBy>Wong, Nelson (EOTSS)</cp:lastModifiedBy>
  <cp:revision>6</cp:revision>
  <dcterms:created xsi:type="dcterms:W3CDTF">2026-01-09T17:12:00Z</dcterms:created>
  <dcterms:modified xsi:type="dcterms:W3CDTF">2026-01-09T18:06:00Z</dcterms:modified>
  <cp:category>MASS.Bid Package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id">
    <vt:lpwstr>"BIDPKG1531585".109.1765210772453000000</vt:lpwstr>
  </property>
  <property fmtid="{D5CDD505-2E9C-101B-9397-08002B2CF9AE}" pid="3" name="ContentTypeId">
    <vt:lpwstr>0x010100F3AA67C992812D47AB6586EBB435FE60</vt:lpwstr>
  </property>
  <property fmtid="{D5CDD505-2E9C-101B-9397-08002B2CF9AE}" pid="4" name="created">
    <vt:lpwstr>2025-07-07 08:48:00</vt:lpwstr>
  </property>
  <property fmtid="{D5CDD505-2E9C-101B-9397-08002B2CF9AE}" pid="5" name="MediaServiceImageTags">
    <vt:lpwstr/>
  </property>
  <property fmtid="{D5CDD505-2E9C-101B-9397-08002B2CF9AE}" pid="6" name="now">
    <vt:lpwstr>2025-12-08 11:19:32</vt:lpwstr>
  </property>
  <property fmtid="{D5CDD505-2E9C-101B-9397-08002B2CF9AE}" pid="7" name="Order">
    <vt:r8>4570600</vt:r8>
  </property>
  <property fmtid="{D5CDD505-2E9C-101B-9397-08002B2CF9AE}" pid="8" name="revised">
    <vt:lpwstr>2025-12-04 16:59:07</vt:lpwstr>
  </property>
  <property fmtid="{D5CDD505-2E9C-101B-9397-08002B2CF9AE}" pid="9" name="_DocHome">
    <vt:i4>-1435816243</vt:i4>
  </property>
</Properties>
</file>